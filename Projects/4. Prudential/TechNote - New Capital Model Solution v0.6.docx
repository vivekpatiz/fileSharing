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4519A" w14:textId="77777777" w:rsidR="00862B2D" w:rsidRDefault="00862B2D" w:rsidP="00FD7340">
      <w:pPr>
        <w:pStyle w:val="DocumentTitle"/>
      </w:pPr>
    </w:p>
    <w:p w14:paraId="3E34519B" w14:textId="77777777" w:rsidR="00862B2D" w:rsidRDefault="00862B2D" w:rsidP="00FD7340">
      <w:pPr>
        <w:pStyle w:val="DocumentTitle"/>
      </w:pPr>
    </w:p>
    <w:p w14:paraId="3E34519C" w14:textId="77777777" w:rsidR="00862B2D" w:rsidRDefault="00862B2D" w:rsidP="00FD7340">
      <w:pPr>
        <w:pStyle w:val="DocumentTitle"/>
      </w:pPr>
    </w:p>
    <w:p w14:paraId="3E34519D" w14:textId="77777777" w:rsidR="00862B2D" w:rsidRDefault="00862B2D" w:rsidP="00FD7340">
      <w:pPr>
        <w:pStyle w:val="DocumentTitle"/>
      </w:pPr>
    </w:p>
    <w:p w14:paraId="3E34519E" w14:textId="77777777" w:rsidR="00862B2D" w:rsidRDefault="00862B2D" w:rsidP="00FD7340">
      <w:pPr>
        <w:pStyle w:val="DocumentTitle"/>
      </w:pPr>
    </w:p>
    <w:p w14:paraId="77778F3C" w14:textId="77777777" w:rsidR="00DD21B1" w:rsidRDefault="00DD21B1" w:rsidP="004D7616">
      <w:pPr>
        <w:pStyle w:val="DocumentTitle"/>
      </w:pPr>
      <w:r w:rsidRPr="00DD21B1">
        <w:t xml:space="preserve">TechNote </w:t>
      </w:r>
    </w:p>
    <w:p w14:paraId="2C261D29" w14:textId="74ACA74C" w:rsidR="00584E6A" w:rsidRPr="00DD21B1" w:rsidRDefault="00DD21B1" w:rsidP="004D7616">
      <w:pPr>
        <w:pStyle w:val="DocumentTitle"/>
        <w:rPr>
          <w:sz w:val="40"/>
        </w:rPr>
      </w:pPr>
      <w:r w:rsidRPr="00DD21B1">
        <w:rPr>
          <w:sz w:val="40"/>
        </w:rPr>
        <w:t>New Capital Model Solution</w:t>
      </w:r>
    </w:p>
    <w:p w14:paraId="3E34519F" w14:textId="2B1EC33F" w:rsidR="00120F45" w:rsidRDefault="00120F45" w:rsidP="004D7616">
      <w:pPr>
        <w:pStyle w:val="DocumentTitle"/>
      </w:pPr>
    </w:p>
    <w:p w14:paraId="3E3451A1" w14:textId="6F493C82" w:rsidR="00FD7340" w:rsidRPr="00BC49B4" w:rsidRDefault="00DD21B1" w:rsidP="004D7616">
      <w:pPr>
        <w:pStyle w:val="DocumentSubtitle"/>
      </w:pPr>
      <w:r>
        <w:t>Version: 0.</w:t>
      </w:r>
      <w:ins w:id="0" w:author="Surani, Arvind" w:date="2019-05-17T14:02:00Z">
        <w:r w:rsidR="008D472B">
          <w:t>6</w:t>
        </w:r>
      </w:ins>
      <w:del w:id="1" w:author="Surani, Arvind" w:date="2019-05-17T14:02:00Z">
        <w:r w:rsidR="00680F38" w:rsidDel="008D472B">
          <w:delText>5</w:delText>
        </w:r>
      </w:del>
      <w:r>
        <w:t xml:space="preserve"> </w:t>
      </w:r>
    </w:p>
    <w:p w14:paraId="3E3451A2" w14:textId="77777777" w:rsidR="00FD7340" w:rsidRPr="00BC49B4" w:rsidRDefault="00FD7340" w:rsidP="00FD7340"/>
    <w:p w14:paraId="3E3451A3" w14:textId="77777777" w:rsidR="00FD7340" w:rsidRPr="00B0079D" w:rsidRDefault="00FD7340" w:rsidP="00FD7340">
      <w:pPr>
        <w:pStyle w:val="ManualTitle"/>
        <w:rPr>
          <w:sz w:val="36"/>
        </w:rPr>
      </w:pPr>
    </w:p>
    <w:p w14:paraId="3E3451A4" w14:textId="77777777" w:rsidR="00FD7340" w:rsidRPr="001E1BA0" w:rsidRDefault="00FD7340" w:rsidP="00FD7340">
      <w:pPr>
        <w:rPr>
          <w:sz w:val="22"/>
        </w:rPr>
      </w:pPr>
    </w:p>
    <w:p w14:paraId="3E3451A5" w14:textId="77777777" w:rsidR="00FD7340" w:rsidRPr="001E1BA0" w:rsidRDefault="00FD7340" w:rsidP="00FD7340">
      <w:pPr>
        <w:rPr>
          <w:sz w:val="22"/>
        </w:rPr>
      </w:pPr>
    </w:p>
    <w:p w14:paraId="3E3451A6" w14:textId="77777777" w:rsidR="00FD7340" w:rsidRPr="001E1BA0" w:rsidRDefault="00FD7340" w:rsidP="00FD7340">
      <w:pPr>
        <w:rPr>
          <w:sz w:val="22"/>
        </w:rPr>
      </w:pPr>
    </w:p>
    <w:p w14:paraId="3E3451A7" w14:textId="77777777" w:rsidR="00FD7340" w:rsidRPr="001E1BA0" w:rsidRDefault="00FD7340" w:rsidP="00FD7340">
      <w:pPr>
        <w:rPr>
          <w:sz w:val="22"/>
        </w:rPr>
      </w:pPr>
    </w:p>
    <w:p w14:paraId="3E3451A8" w14:textId="77777777" w:rsidR="00FD7340" w:rsidRPr="001E1BA0" w:rsidRDefault="00FD7340" w:rsidP="00FD7340">
      <w:pPr>
        <w:rPr>
          <w:sz w:val="22"/>
        </w:rPr>
      </w:pPr>
    </w:p>
    <w:p w14:paraId="3E3451A9" w14:textId="77777777" w:rsidR="00FD7340" w:rsidRPr="001E1BA0" w:rsidRDefault="00FD7340" w:rsidP="00FD7340">
      <w:pPr>
        <w:rPr>
          <w:sz w:val="22"/>
        </w:rPr>
      </w:pPr>
    </w:p>
    <w:p w14:paraId="3E3451AA" w14:textId="77777777" w:rsidR="00FD7340" w:rsidRPr="001E1BA0" w:rsidRDefault="00FD7340" w:rsidP="00FD7340">
      <w:pPr>
        <w:pStyle w:val="ManualTitle"/>
        <w:jc w:val="left"/>
        <w:rPr>
          <w:sz w:val="22"/>
        </w:rPr>
      </w:pPr>
    </w:p>
    <w:p w14:paraId="3E3451AB" w14:textId="77777777" w:rsidR="00FD7340" w:rsidRPr="00710B4A" w:rsidRDefault="00FD7340" w:rsidP="00FD7340">
      <w:pPr>
        <w:rPr>
          <w:sz w:val="22"/>
        </w:rPr>
      </w:pPr>
    </w:p>
    <w:p w14:paraId="3E3451AC" w14:textId="77777777" w:rsidR="00FD7340" w:rsidRPr="00710B4A" w:rsidRDefault="00FD7340" w:rsidP="00FD7340">
      <w:pPr>
        <w:rPr>
          <w:sz w:val="22"/>
        </w:rPr>
      </w:pPr>
    </w:p>
    <w:p w14:paraId="3E3451AD" w14:textId="77777777" w:rsidR="00FD7340" w:rsidRPr="00710B4A" w:rsidRDefault="00FD7340" w:rsidP="00FD7340">
      <w:pPr>
        <w:rPr>
          <w:sz w:val="22"/>
        </w:rPr>
      </w:pPr>
    </w:p>
    <w:p w14:paraId="3E3451AE" w14:textId="77777777" w:rsidR="00FD7340" w:rsidRPr="00710B4A" w:rsidRDefault="00FD7340" w:rsidP="00FD7340">
      <w:pPr>
        <w:rPr>
          <w:sz w:val="22"/>
        </w:rPr>
      </w:pPr>
    </w:p>
    <w:p w14:paraId="3E3451AF" w14:textId="77777777" w:rsidR="00FD7340" w:rsidRPr="00710B4A" w:rsidRDefault="00FD7340" w:rsidP="00FD7340">
      <w:pPr>
        <w:rPr>
          <w:sz w:val="22"/>
        </w:rPr>
      </w:pPr>
    </w:p>
    <w:p w14:paraId="3E3451B0" w14:textId="77777777" w:rsidR="00FD7340" w:rsidRPr="00710B4A" w:rsidRDefault="00FD7340" w:rsidP="00FD7340">
      <w:pPr>
        <w:rPr>
          <w:sz w:val="22"/>
        </w:rPr>
      </w:pPr>
    </w:p>
    <w:p w14:paraId="3E3451B1" w14:textId="77777777" w:rsidR="00FD7340" w:rsidRPr="00710B4A" w:rsidRDefault="00FD7340" w:rsidP="00FD7340">
      <w:pPr>
        <w:rPr>
          <w:sz w:val="22"/>
        </w:rPr>
      </w:pPr>
    </w:p>
    <w:p w14:paraId="3E3451B2" w14:textId="77777777" w:rsidR="00FD7340" w:rsidRPr="00710B4A" w:rsidRDefault="00FD7340" w:rsidP="00FD7340">
      <w:pPr>
        <w:rPr>
          <w:sz w:val="22"/>
        </w:rPr>
      </w:pPr>
    </w:p>
    <w:p w14:paraId="3E3451B3" w14:textId="77777777" w:rsidR="004D7616" w:rsidRDefault="004D7616">
      <w:pPr>
        <w:spacing w:before="0" w:after="0"/>
        <w:jc w:val="left"/>
        <w:rPr>
          <w:sz w:val="22"/>
        </w:rPr>
      </w:pPr>
      <w:r>
        <w:rPr>
          <w:sz w:val="22"/>
        </w:rPr>
        <w:br w:type="page"/>
      </w:r>
    </w:p>
    <w:p w14:paraId="3E3451B4" w14:textId="77777777" w:rsidR="00FD7340" w:rsidRPr="006D71DE" w:rsidRDefault="00FD7340" w:rsidP="00FD7340">
      <w:pPr>
        <w:pStyle w:val="Heading1"/>
        <w:ind w:left="360"/>
      </w:pPr>
      <w:bookmarkStart w:id="2" w:name="_Toc267429266"/>
      <w:bookmarkStart w:id="3" w:name="_Toc349815827"/>
      <w:bookmarkStart w:id="4" w:name="_Toc349815878"/>
      <w:bookmarkStart w:id="5" w:name="_Toc4146935"/>
      <w:r w:rsidRPr="006D71DE">
        <w:lastRenderedPageBreak/>
        <w:t>Document control</w:t>
      </w:r>
      <w:bookmarkEnd w:id="2"/>
      <w:bookmarkEnd w:id="3"/>
      <w:bookmarkEnd w:id="4"/>
      <w:bookmarkEnd w:id="5"/>
    </w:p>
    <w:p w14:paraId="3E3451B5" w14:textId="77777777" w:rsidR="00FD7340" w:rsidRPr="002B02BC" w:rsidRDefault="00FD7340" w:rsidP="00FD7340">
      <w:pPr>
        <w:pStyle w:val="BodyText"/>
        <w:rPr>
          <w:b/>
          <w:sz w:val="22"/>
        </w:rPr>
      </w:pPr>
      <w:r w:rsidRPr="00B7452C">
        <w:rPr>
          <w:b/>
          <w:sz w:val="22"/>
        </w:rPr>
        <w:t>Amendment History</w:t>
      </w:r>
    </w:p>
    <w:tbl>
      <w:tblPr>
        <w:tblW w:w="4825" w:type="pct"/>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906"/>
        <w:gridCol w:w="1145"/>
        <w:gridCol w:w="1145"/>
        <w:gridCol w:w="2132"/>
        <w:gridCol w:w="3546"/>
      </w:tblGrid>
      <w:tr w:rsidR="00FD7340" w:rsidRPr="006D71DE" w14:paraId="3E3451BB" w14:textId="77777777" w:rsidTr="00FD7340">
        <w:trPr>
          <w:cantSplit/>
        </w:trPr>
        <w:tc>
          <w:tcPr>
            <w:tcW w:w="510" w:type="pct"/>
            <w:shd w:val="clear" w:color="auto" w:fill="C00000"/>
          </w:tcPr>
          <w:p w14:paraId="3E3451B6"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Version</w:t>
            </w:r>
          </w:p>
        </w:tc>
        <w:tc>
          <w:tcPr>
            <w:tcW w:w="645" w:type="pct"/>
            <w:shd w:val="clear" w:color="auto" w:fill="C00000"/>
          </w:tcPr>
          <w:p w14:paraId="3E3451B7"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Release Date</w:t>
            </w:r>
          </w:p>
        </w:tc>
        <w:tc>
          <w:tcPr>
            <w:tcW w:w="645" w:type="pct"/>
            <w:shd w:val="clear" w:color="auto" w:fill="C00000"/>
          </w:tcPr>
          <w:p w14:paraId="3E3451B8"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Effective Date</w:t>
            </w:r>
          </w:p>
        </w:tc>
        <w:tc>
          <w:tcPr>
            <w:tcW w:w="1201" w:type="pct"/>
            <w:shd w:val="clear" w:color="auto" w:fill="C00000"/>
          </w:tcPr>
          <w:p w14:paraId="3E3451B9"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Amended By</w:t>
            </w:r>
          </w:p>
        </w:tc>
        <w:tc>
          <w:tcPr>
            <w:tcW w:w="1998" w:type="pct"/>
            <w:shd w:val="clear" w:color="auto" w:fill="C00000"/>
          </w:tcPr>
          <w:p w14:paraId="3E3451BA"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Comments</w:t>
            </w:r>
          </w:p>
        </w:tc>
      </w:tr>
      <w:tr w:rsidR="00FD7340" w:rsidRPr="006D71DE" w14:paraId="3E3451C1" w14:textId="77777777" w:rsidTr="00FD7340">
        <w:trPr>
          <w:cantSplit/>
        </w:trPr>
        <w:tc>
          <w:tcPr>
            <w:tcW w:w="510" w:type="pct"/>
          </w:tcPr>
          <w:p w14:paraId="3E3451BC" w14:textId="77777777" w:rsidR="00FD7340" w:rsidRPr="00AB78D4" w:rsidRDefault="00F40E2E" w:rsidP="00785BB2">
            <w:pPr>
              <w:rPr>
                <w:w w:val="95"/>
              </w:rPr>
            </w:pPr>
            <w:r>
              <w:rPr>
                <w:w w:val="95"/>
              </w:rPr>
              <w:t>0</w:t>
            </w:r>
            <w:r w:rsidR="004D7616">
              <w:rPr>
                <w:w w:val="95"/>
              </w:rPr>
              <w:t>.1</w:t>
            </w:r>
          </w:p>
        </w:tc>
        <w:tc>
          <w:tcPr>
            <w:tcW w:w="645" w:type="pct"/>
          </w:tcPr>
          <w:p w14:paraId="3E3451BD" w14:textId="5AD90968" w:rsidR="00FD7340" w:rsidRPr="002C68D9" w:rsidRDefault="00E92725" w:rsidP="00785BB2">
            <w:r>
              <w:t>0</w:t>
            </w:r>
            <w:r w:rsidR="00F72595">
              <w:t>7</w:t>
            </w:r>
            <w:r w:rsidR="00DD21B1">
              <w:t>/1</w:t>
            </w:r>
            <w:r w:rsidR="00A20743">
              <w:t>2</w:t>
            </w:r>
            <w:r w:rsidR="00DD21B1">
              <w:t>/2018</w:t>
            </w:r>
          </w:p>
        </w:tc>
        <w:tc>
          <w:tcPr>
            <w:tcW w:w="645" w:type="pct"/>
          </w:tcPr>
          <w:p w14:paraId="3E3451BE" w14:textId="5971DCAE" w:rsidR="00FD7340" w:rsidRPr="002C68D9" w:rsidRDefault="00FD7340" w:rsidP="00785BB2"/>
        </w:tc>
        <w:tc>
          <w:tcPr>
            <w:tcW w:w="1201" w:type="pct"/>
          </w:tcPr>
          <w:p w14:paraId="3E3451BF" w14:textId="37164431" w:rsidR="00FD7340" w:rsidRPr="002C68D9" w:rsidRDefault="00752019" w:rsidP="00785BB2">
            <w:r>
              <w:t>Arvind Surani</w:t>
            </w:r>
          </w:p>
        </w:tc>
        <w:tc>
          <w:tcPr>
            <w:tcW w:w="1998" w:type="pct"/>
          </w:tcPr>
          <w:p w14:paraId="3E3451C0" w14:textId="77777777" w:rsidR="00FD7340" w:rsidRPr="002C68D9" w:rsidRDefault="00FD7340" w:rsidP="00785BB2">
            <w:r>
              <w:t>First draft</w:t>
            </w:r>
          </w:p>
        </w:tc>
      </w:tr>
      <w:tr w:rsidR="00FD7340" w:rsidRPr="006D71DE" w14:paraId="3E3451C7" w14:textId="77777777" w:rsidTr="00FD7340">
        <w:trPr>
          <w:cantSplit/>
        </w:trPr>
        <w:tc>
          <w:tcPr>
            <w:tcW w:w="510" w:type="pct"/>
          </w:tcPr>
          <w:p w14:paraId="3E3451C2" w14:textId="1622A733" w:rsidR="00FD7340" w:rsidRDefault="00383EF3" w:rsidP="00FD7340">
            <w:pPr>
              <w:pStyle w:val="TableText"/>
              <w:rPr>
                <w:w w:val="95"/>
              </w:rPr>
            </w:pPr>
            <w:r>
              <w:rPr>
                <w:w w:val="95"/>
              </w:rPr>
              <w:t>0.2</w:t>
            </w:r>
          </w:p>
        </w:tc>
        <w:tc>
          <w:tcPr>
            <w:tcW w:w="645" w:type="pct"/>
          </w:tcPr>
          <w:p w14:paraId="3E3451C3" w14:textId="279E89ED" w:rsidR="00FD7340" w:rsidRDefault="00383EF3" w:rsidP="00FD7340">
            <w:pPr>
              <w:pStyle w:val="TableText"/>
            </w:pPr>
            <w:r>
              <w:t>10/12/2018</w:t>
            </w:r>
          </w:p>
        </w:tc>
        <w:tc>
          <w:tcPr>
            <w:tcW w:w="645" w:type="pct"/>
          </w:tcPr>
          <w:p w14:paraId="3E3451C4" w14:textId="77777777" w:rsidR="00FD7340" w:rsidRPr="002C68D9" w:rsidRDefault="00FD7340" w:rsidP="00FD7340">
            <w:pPr>
              <w:pStyle w:val="TableText"/>
            </w:pPr>
          </w:p>
        </w:tc>
        <w:tc>
          <w:tcPr>
            <w:tcW w:w="1201" w:type="pct"/>
          </w:tcPr>
          <w:p w14:paraId="3E3451C5" w14:textId="0456771D" w:rsidR="00FD7340" w:rsidRDefault="00383EF3" w:rsidP="00FD7340">
            <w:pPr>
              <w:pStyle w:val="TableText"/>
            </w:pPr>
            <w:r>
              <w:t>Arvind Surani</w:t>
            </w:r>
          </w:p>
        </w:tc>
        <w:tc>
          <w:tcPr>
            <w:tcW w:w="1998" w:type="pct"/>
          </w:tcPr>
          <w:p w14:paraId="3E3451C6" w14:textId="3C8E00DC" w:rsidR="00FD7340" w:rsidRPr="002C68D9" w:rsidRDefault="00383EF3" w:rsidP="00885D1F">
            <w:pPr>
              <w:pStyle w:val="TableText"/>
              <w:rPr>
                <w:sz w:val="22"/>
              </w:rPr>
            </w:pPr>
            <w:r w:rsidRPr="00C631EE">
              <w:t>Updated after initial review by GHO IT.</w:t>
            </w:r>
          </w:p>
        </w:tc>
      </w:tr>
      <w:tr w:rsidR="00FD7340" w:rsidRPr="006D71DE" w14:paraId="3E3451CD" w14:textId="77777777" w:rsidTr="00FD7340">
        <w:trPr>
          <w:cantSplit/>
        </w:trPr>
        <w:tc>
          <w:tcPr>
            <w:tcW w:w="510" w:type="pct"/>
          </w:tcPr>
          <w:p w14:paraId="3E3451C8" w14:textId="1A6D6419" w:rsidR="00FD7340" w:rsidRDefault="007E766E" w:rsidP="00FD7340">
            <w:pPr>
              <w:pStyle w:val="TableText"/>
              <w:rPr>
                <w:w w:val="95"/>
              </w:rPr>
            </w:pPr>
            <w:r>
              <w:rPr>
                <w:w w:val="95"/>
              </w:rPr>
              <w:t>0.3</w:t>
            </w:r>
          </w:p>
        </w:tc>
        <w:tc>
          <w:tcPr>
            <w:tcW w:w="645" w:type="pct"/>
          </w:tcPr>
          <w:p w14:paraId="3E3451C9" w14:textId="79BF967F" w:rsidR="00FD7340" w:rsidRDefault="007E766E" w:rsidP="00FD7340">
            <w:pPr>
              <w:pStyle w:val="TableText"/>
            </w:pPr>
            <w:r>
              <w:t>11/12/2018</w:t>
            </w:r>
          </w:p>
        </w:tc>
        <w:tc>
          <w:tcPr>
            <w:tcW w:w="645" w:type="pct"/>
          </w:tcPr>
          <w:p w14:paraId="3E3451CA" w14:textId="77777777" w:rsidR="00FD7340" w:rsidRDefault="00FD7340" w:rsidP="00FD7340">
            <w:pPr>
              <w:pStyle w:val="TableText"/>
            </w:pPr>
          </w:p>
        </w:tc>
        <w:tc>
          <w:tcPr>
            <w:tcW w:w="1201" w:type="pct"/>
          </w:tcPr>
          <w:p w14:paraId="3E3451CB" w14:textId="6B543F41" w:rsidR="00FD7340" w:rsidRDefault="007E766E" w:rsidP="00FD7340">
            <w:pPr>
              <w:pStyle w:val="TableText"/>
            </w:pPr>
            <w:r>
              <w:t>Martin Parrott</w:t>
            </w:r>
          </w:p>
        </w:tc>
        <w:tc>
          <w:tcPr>
            <w:tcW w:w="1998" w:type="pct"/>
          </w:tcPr>
          <w:p w14:paraId="3E3451CC" w14:textId="23F07D02" w:rsidR="00FD7340" w:rsidRDefault="007E766E" w:rsidP="00FD7340">
            <w:pPr>
              <w:pStyle w:val="TableText"/>
            </w:pPr>
            <w:r>
              <w:t>Updated with Design Issues table</w:t>
            </w:r>
          </w:p>
        </w:tc>
      </w:tr>
      <w:tr w:rsidR="00FD7340" w:rsidRPr="006D71DE" w14:paraId="3E3451D3" w14:textId="77777777" w:rsidTr="00FD7340">
        <w:trPr>
          <w:cantSplit/>
        </w:trPr>
        <w:tc>
          <w:tcPr>
            <w:tcW w:w="510" w:type="pct"/>
          </w:tcPr>
          <w:p w14:paraId="3E3451CE" w14:textId="145E533F" w:rsidR="00FD7340" w:rsidRDefault="00836714" w:rsidP="00FD7340">
            <w:pPr>
              <w:pStyle w:val="TableText"/>
              <w:rPr>
                <w:w w:val="95"/>
              </w:rPr>
            </w:pPr>
            <w:r>
              <w:rPr>
                <w:w w:val="95"/>
              </w:rPr>
              <w:t>0.4</w:t>
            </w:r>
          </w:p>
        </w:tc>
        <w:tc>
          <w:tcPr>
            <w:tcW w:w="645" w:type="pct"/>
          </w:tcPr>
          <w:p w14:paraId="3E3451CF" w14:textId="186712D9" w:rsidR="00FD7340" w:rsidRDefault="009E4445" w:rsidP="00FD7340">
            <w:pPr>
              <w:pStyle w:val="TableText"/>
            </w:pPr>
            <w:r>
              <w:t>22</w:t>
            </w:r>
            <w:r w:rsidR="004D0FE9">
              <w:t>/0</w:t>
            </w:r>
            <w:r w:rsidR="006052C2">
              <w:t>3</w:t>
            </w:r>
            <w:r w:rsidR="004D0FE9">
              <w:t>/2019</w:t>
            </w:r>
          </w:p>
        </w:tc>
        <w:tc>
          <w:tcPr>
            <w:tcW w:w="645" w:type="pct"/>
          </w:tcPr>
          <w:p w14:paraId="3E3451D0" w14:textId="77777777" w:rsidR="00FD7340" w:rsidRDefault="00FD7340" w:rsidP="00FD7340">
            <w:pPr>
              <w:pStyle w:val="TableText"/>
            </w:pPr>
          </w:p>
        </w:tc>
        <w:tc>
          <w:tcPr>
            <w:tcW w:w="1201" w:type="pct"/>
          </w:tcPr>
          <w:p w14:paraId="3E3451D1" w14:textId="54203DA6" w:rsidR="00FD7340" w:rsidRDefault="00836714" w:rsidP="00FD7340">
            <w:pPr>
              <w:pStyle w:val="TableText"/>
            </w:pPr>
            <w:r>
              <w:t>Arvind Surani</w:t>
            </w:r>
          </w:p>
        </w:tc>
        <w:tc>
          <w:tcPr>
            <w:tcW w:w="1998" w:type="pct"/>
          </w:tcPr>
          <w:p w14:paraId="3E3451D2" w14:textId="53822DF9" w:rsidR="00FD7340" w:rsidRDefault="004D0FE9" w:rsidP="00FD7340">
            <w:pPr>
              <w:pStyle w:val="TableText"/>
            </w:pPr>
            <w:r>
              <w:t xml:space="preserve">Updated after feedback and </w:t>
            </w:r>
            <w:r w:rsidR="002B535B">
              <w:t xml:space="preserve">to </w:t>
            </w:r>
            <w:r w:rsidR="009E4445">
              <w:t xml:space="preserve">include </w:t>
            </w:r>
            <w:r>
              <w:t xml:space="preserve">further design </w:t>
            </w:r>
            <w:r w:rsidR="002D029B">
              <w:t>detail</w:t>
            </w:r>
            <w:r>
              <w:t xml:space="preserve"> from </w:t>
            </w:r>
            <w:r w:rsidR="00343289" w:rsidRPr="00343289">
              <w:t>M&amp;GPru Enterprise Services</w:t>
            </w:r>
            <w:r w:rsidR="002D029B">
              <w:t>, WTW and SecondFloor</w:t>
            </w:r>
            <w:r w:rsidR="002B535B">
              <w:t xml:space="preserve">. </w:t>
            </w:r>
            <w:r w:rsidR="00B84B69">
              <w:t>Summary of key design decisions</w:t>
            </w:r>
            <w:r w:rsidR="002B535B">
              <w:t xml:space="preserve"> has also been included in this document</w:t>
            </w:r>
            <w:r w:rsidR="00B84B69">
              <w:t xml:space="preserve"> (incorporating feedback received on KDD document v0.7).</w:t>
            </w:r>
          </w:p>
        </w:tc>
      </w:tr>
      <w:tr w:rsidR="00D62291" w:rsidRPr="006D71DE" w14:paraId="3E3451D9" w14:textId="77777777" w:rsidTr="00FD7340">
        <w:trPr>
          <w:cantSplit/>
        </w:trPr>
        <w:tc>
          <w:tcPr>
            <w:tcW w:w="510" w:type="pct"/>
          </w:tcPr>
          <w:p w14:paraId="3E3451D4" w14:textId="02084E90" w:rsidR="00D62291" w:rsidRDefault="00680F38" w:rsidP="00FD7340">
            <w:pPr>
              <w:pStyle w:val="TableText"/>
              <w:rPr>
                <w:w w:val="95"/>
              </w:rPr>
            </w:pPr>
            <w:r>
              <w:rPr>
                <w:w w:val="95"/>
              </w:rPr>
              <w:t>0.5</w:t>
            </w:r>
          </w:p>
        </w:tc>
        <w:tc>
          <w:tcPr>
            <w:tcW w:w="645" w:type="pct"/>
          </w:tcPr>
          <w:p w14:paraId="3E3451D5" w14:textId="631C1CB6" w:rsidR="00D62291" w:rsidRDefault="008E376E" w:rsidP="00FD7340">
            <w:pPr>
              <w:pStyle w:val="TableText"/>
            </w:pPr>
            <w:r>
              <w:t>09/05/2019</w:t>
            </w:r>
          </w:p>
        </w:tc>
        <w:tc>
          <w:tcPr>
            <w:tcW w:w="645" w:type="pct"/>
          </w:tcPr>
          <w:p w14:paraId="3E3451D6" w14:textId="77777777" w:rsidR="00D62291" w:rsidRDefault="00D62291" w:rsidP="00FD7340">
            <w:pPr>
              <w:pStyle w:val="TableText"/>
            </w:pPr>
          </w:p>
        </w:tc>
        <w:tc>
          <w:tcPr>
            <w:tcW w:w="1201" w:type="pct"/>
          </w:tcPr>
          <w:p w14:paraId="3E3451D7" w14:textId="39545408" w:rsidR="00D62291" w:rsidRDefault="00680F38" w:rsidP="00FD7340">
            <w:pPr>
              <w:pStyle w:val="TableText"/>
            </w:pPr>
            <w:r>
              <w:t>Arvind Surani</w:t>
            </w:r>
          </w:p>
        </w:tc>
        <w:tc>
          <w:tcPr>
            <w:tcW w:w="1998" w:type="pct"/>
          </w:tcPr>
          <w:p w14:paraId="3E3451D8" w14:textId="60D5D321" w:rsidR="00D62291" w:rsidRDefault="00614A0A" w:rsidP="00FD7340">
            <w:pPr>
              <w:pStyle w:val="TableText"/>
            </w:pPr>
            <w:r>
              <w:t>Incorporated latest feedback, and final details on infrastructure.</w:t>
            </w:r>
          </w:p>
        </w:tc>
      </w:tr>
      <w:tr w:rsidR="004F569F" w:rsidRPr="006D71DE" w14:paraId="44F9A3BE" w14:textId="77777777" w:rsidTr="00FD7340">
        <w:trPr>
          <w:cantSplit/>
        </w:trPr>
        <w:tc>
          <w:tcPr>
            <w:tcW w:w="510" w:type="pct"/>
          </w:tcPr>
          <w:p w14:paraId="02463D93" w14:textId="203B70E9" w:rsidR="004F569F" w:rsidRDefault="004F569F" w:rsidP="00FD7340">
            <w:pPr>
              <w:pStyle w:val="TableText"/>
              <w:rPr>
                <w:w w:val="95"/>
              </w:rPr>
            </w:pPr>
            <w:r>
              <w:rPr>
                <w:w w:val="95"/>
              </w:rPr>
              <w:t>0.6</w:t>
            </w:r>
          </w:p>
        </w:tc>
        <w:tc>
          <w:tcPr>
            <w:tcW w:w="645" w:type="pct"/>
          </w:tcPr>
          <w:p w14:paraId="5BB4E035" w14:textId="098FC8DB" w:rsidR="004F569F" w:rsidRDefault="003616DB" w:rsidP="00FD7340">
            <w:pPr>
              <w:pStyle w:val="TableText"/>
            </w:pPr>
            <w:ins w:id="6" w:author="Surani, Arvind" w:date="2019-05-23T09:21:00Z">
              <w:r>
                <w:t>23/05/2019</w:t>
              </w:r>
            </w:ins>
          </w:p>
        </w:tc>
        <w:tc>
          <w:tcPr>
            <w:tcW w:w="645" w:type="pct"/>
          </w:tcPr>
          <w:p w14:paraId="450A26C0" w14:textId="77777777" w:rsidR="004F569F" w:rsidRDefault="004F569F" w:rsidP="00FD7340">
            <w:pPr>
              <w:pStyle w:val="TableText"/>
            </w:pPr>
          </w:p>
        </w:tc>
        <w:tc>
          <w:tcPr>
            <w:tcW w:w="1201" w:type="pct"/>
          </w:tcPr>
          <w:p w14:paraId="317D67E5" w14:textId="31EACB47" w:rsidR="004F569F" w:rsidRDefault="004F569F" w:rsidP="00FD7340">
            <w:pPr>
              <w:pStyle w:val="TableText"/>
            </w:pPr>
            <w:r>
              <w:t>Arvind Surani</w:t>
            </w:r>
          </w:p>
        </w:tc>
        <w:tc>
          <w:tcPr>
            <w:tcW w:w="1998" w:type="pct"/>
          </w:tcPr>
          <w:p w14:paraId="3307955B" w14:textId="3B9E833B" w:rsidR="004F569F" w:rsidRDefault="002962C5" w:rsidP="00FD7340">
            <w:pPr>
              <w:pStyle w:val="TableText"/>
            </w:pPr>
            <w:ins w:id="7" w:author="Surani, Arvind" w:date="2019-05-20T13:57:00Z">
              <w:r>
                <w:t>Updated after further feedback</w:t>
              </w:r>
            </w:ins>
            <w:ins w:id="8" w:author="Surani, Arvind" w:date="2019-05-23T09:21:00Z">
              <w:r w:rsidR="003616DB">
                <w:t>, and added David as an approver.</w:t>
              </w:r>
            </w:ins>
          </w:p>
        </w:tc>
      </w:tr>
    </w:tbl>
    <w:p w14:paraId="3E3451DA" w14:textId="77777777" w:rsidR="00FD7340" w:rsidRPr="002B02BC" w:rsidRDefault="00FD7340" w:rsidP="00FD7340">
      <w:pPr>
        <w:pStyle w:val="BodyText"/>
        <w:rPr>
          <w:b/>
          <w:sz w:val="22"/>
        </w:rPr>
      </w:pPr>
      <w:r w:rsidRPr="00B7452C">
        <w:rPr>
          <w:b/>
          <w:sz w:val="22"/>
        </w:rPr>
        <w:t>Document Information</w:t>
      </w:r>
    </w:p>
    <w:tbl>
      <w:tblPr>
        <w:tblW w:w="4825" w:type="pct"/>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2442"/>
        <w:gridCol w:w="6432"/>
      </w:tblGrid>
      <w:tr w:rsidR="00FD7340" w:rsidRPr="006D71DE" w14:paraId="3E3451DD" w14:textId="77777777" w:rsidTr="00FD7340">
        <w:trPr>
          <w:cantSplit/>
        </w:trPr>
        <w:tc>
          <w:tcPr>
            <w:tcW w:w="1376" w:type="pct"/>
            <w:shd w:val="clear" w:color="auto" w:fill="C00000"/>
          </w:tcPr>
          <w:p w14:paraId="3E3451DB"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Document…</w:t>
            </w:r>
          </w:p>
        </w:tc>
        <w:tc>
          <w:tcPr>
            <w:tcW w:w="3624" w:type="pct"/>
            <w:shd w:val="clear" w:color="auto" w:fill="C00000"/>
          </w:tcPr>
          <w:p w14:paraId="3E3451DC"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Details</w:t>
            </w:r>
          </w:p>
        </w:tc>
      </w:tr>
      <w:tr w:rsidR="00FD7340" w:rsidRPr="006D71DE" w14:paraId="3E3451E0" w14:textId="77777777" w:rsidTr="00FD7340">
        <w:trPr>
          <w:cantSplit/>
        </w:trPr>
        <w:tc>
          <w:tcPr>
            <w:tcW w:w="1376" w:type="pct"/>
            <w:shd w:val="clear" w:color="auto" w:fill="FFFFFF"/>
          </w:tcPr>
          <w:p w14:paraId="3E3451DE" w14:textId="77777777" w:rsidR="00FD7340" w:rsidRPr="006D71DE" w:rsidRDefault="00FD7340" w:rsidP="00FD7340">
            <w:pPr>
              <w:pStyle w:val="TableText"/>
            </w:pPr>
            <w:r w:rsidRPr="006D71DE">
              <w:t>Title</w:t>
            </w:r>
          </w:p>
        </w:tc>
        <w:tc>
          <w:tcPr>
            <w:tcW w:w="3624" w:type="pct"/>
            <w:shd w:val="clear" w:color="auto" w:fill="FFFFFF"/>
          </w:tcPr>
          <w:p w14:paraId="3E3451DF" w14:textId="2D001073" w:rsidR="00FD7340" w:rsidRPr="006D71DE" w:rsidRDefault="00752019" w:rsidP="00E878AD">
            <w:pPr>
              <w:pStyle w:val="TableText"/>
            </w:pPr>
            <w:r w:rsidRPr="00752019">
              <w:t>TechNote New Capital Model Solution</w:t>
            </w:r>
          </w:p>
        </w:tc>
      </w:tr>
      <w:tr w:rsidR="00752019" w:rsidRPr="006D71DE" w14:paraId="3E3451E3" w14:textId="77777777" w:rsidTr="00FD7340">
        <w:trPr>
          <w:cantSplit/>
        </w:trPr>
        <w:tc>
          <w:tcPr>
            <w:tcW w:w="1376" w:type="pct"/>
          </w:tcPr>
          <w:p w14:paraId="3E3451E1" w14:textId="77777777" w:rsidR="00752019" w:rsidRPr="006D71DE" w:rsidRDefault="00752019" w:rsidP="00752019">
            <w:pPr>
              <w:pStyle w:val="TableText"/>
            </w:pPr>
            <w:r w:rsidRPr="006D71DE">
              <w:t>Prepared by</w:t>
            </w:r>
          </w:p>
        </w:tc>
        <w:tc>
          <w:tcPr>
            <w:tcW w:w="3624" w:type="pct"/>
          </w:tcPr>
          <w:p w14:paraId="3E3451E2" w14:textId="45AFDC9C" w:rsidR="00752019" w:rsidRPr="006D71DE" w:rsidRDefault="00752019" w:rsidP="00752019">
            <w:pPr>
              <w:pStyle w:val="TableText"/>
            </w:pPr>
            <w:r>
              <w:t>Arvind Surani</w:t>
            </w:r>
          </w:p>
        </w:tc>
      </w:tr>
      <w:tr w:rsidR="00752019" w:rsidRPr="006D71DE" w14:paraId="06F18AA9" w14:textId="77777777" w:rsidTr="00FD7340">
        <w:trPr>
          <w:cantSplit/>
        </w:trPr>
        <w:tc>
          <w:tcPr>
            <w:tcW w:w="1376" w:type="pct"/>
          </w:tcPr>
          <w:p w14:paraId="7594B038" w14:textId="5ABA158D" w:rsidR="00752019" w:rsidRPr="006D71DE" w:rsidRDefault="00752019" w:rsidP="00752019">
            <w:pPr>
              <w:pStyle w:val="TableText"/>
            </w:pPr>
            <w:r>
              <w:t>Information Classification</w:t>
            </w:r>
          </w:p>
        </w:tc>
        <w:tc>
          <w:tcPr>
            <w:tcW w:w="3624" w:type="pct"/>
          </w:tcPr>
          <w:p w14:paraId="643957FE" w14:textId="08F07DE4" w:rsidR="00752019" w:rsidRDefault="00752019" w:rsidP="00752019">
            <w:pPr>
              <w:pStyle w:val="TableText"/>
            </w:pPr>
            <w:r>
              <w:t>Restricted</w:t>
            </w:r>
          </w:p>
        </w:tc>
      </w:tr>
      <w:tr w:rsidR="00752019" w:rsidRPr="006D71DE" w14:paraId="3E3451E6" w14:textId="77777777" w:rsidTr="00FD7340">
        <w:trPr>
          <w:cantSplit/>
        </w:trPr>
        <w:tc>
          <w:tcPr>
            <w:tcW w:w="1376" w:type="pct"/>
          </w:tcPr>
          <w:p w14:paraId="3E3451E4" w14:textId="77777777" w:rsidR="00752019" w:rsidRPr="006D71DE" w:rsidRDefault="00752019" w:rsidP="00752019">
            <w:pPr>
              <w:pStyle w:val="TableText"/>
            </w:pPr>
            <w:r w:rsidRPr="006D71DE">
              <w:t>Owner / Location</w:t>
            </w:r>
          </w:p>
        </w:tc>
        <w:tc>
          <w:tcPr>
            <w:tcW w:w="3624" w:type="pct"/>
          </w:tcPr>
          <w:p w14:paraId="3E3451E5" w14:textId="0C411092" w:rsidR="00752019" w:rsidRPr="006D71DE" w:rsidRDefault="00C36F89" w:rsidP="00752019">
            <w:pPr>
              <w:pStyle w:val="TableText"/>
            </w:pPr>
            <w:r>
              <w:t>Ashwin Tandlam</w:t>
            </w:r>
            <w:r w:rsidDel="00C36F89">
              <w:t xml:space="preserve"> </w:t>
            </w:r>
            <w:r w:rsidR="00752019" w:rsidRPr="006D71DE">
              <w:t>/ GHO</w:t>
            </w:r>
            <w:r w:rsidR="00752019">
              <w:t xml:space="preserve"> IT</w:t>
            </w:r>
          </w:p>
        </w:tc>
      </w:tr>
    </w:tbl>
    <w:p w14:paraId="75CB60A0" w14:textId="018A5216" w:rsidR="00420417" w:rsidDel="003616DB" w:rsidRDefault="00420417" w:rsidP="00FD7340">
      <w:pPr>
        <w:pStyle w:val="BodyText"/>
        <w:rPr>
          <w:del w:id="9" w:author="Surani, Arvind" w:date="2019-05-23T09:22:00Z"/>
          <w:b/>
          <w:sz w:val="22"/>
        </w:rPr>
      </w:pPr>
      <w:bookmarkStart w:id="10" w:name="ApprovalsList"/>
    </w:p>
    <w:p w14:paraId="3E3451E7" w14:textId="77777777" w:rsidR="00FD7340" w:rsidRPr="002B02BC" w:rsidRDefault="00FD7340" w:rsidP="00FD7340">
      <w:pPr>
        <w:pStyle w:val="BodyText"/>
        <w:rPr>
          <w:b/>
          <w:sz w:val="22"/>
        </w:rPr>
      </w:pPr>
      <w:r w:rsidRPr="00B7452C">
        <w:rPr>
          <w:b/>
          <w:sz w:val="22"/>
        </w:rPr>
        <w:t>Approvals List</w:t>
      </w:r>
    </w:p>
    <w:tbl>
      <w:tblPr>
        <w:tblW w:w="4765" w:type="pct"/>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15"/>
        <w:gridCol w:w="2449"/>
        <w:gridCol w:w="2449"/>
        <w:gridCol w:w="1451"/>
      </w:tblGrid>
      <w:tr w:rsidR="00FD7340" w:rsidRPr="006D71DE" w14:paraId="3E3451EC" w14:textId="77777777" w:rsidTr="00FD7340">
        <w:trPr>
          <w:cantSplit/>
          <w:tblHeader/>
        </w:trPr>
        <w:tc>
          <w:tcPr>
            <w:tcW w:w="1378" w:type="pct"/>
            <w:tcBorders>
              <w:top w:val="single" w:sz="4" w:space="0" w:color="auto"/>
              <w:left w:val="single" w:sz="4" w:space="0" w:color="auto"/>
              <w:bottom w:val="single" w:sz="4" w:space="0" w:color="auto"/>
              <w:right w:val="single" w:sz="4" w:space="0" w:color="auto"/>
            </w:tcBorders>
            <w:shd w:val="clear" w:color="auto" w:fill="C00000"/>
          </w:tcPr>
          <w:bookmarkEnd w:id="10"/>
          <w:p w14:paraId="3E3451E8"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Name</w:t>
            </w:r>
          </w:p>
        </w:tc>
        <w:tc>
          <w:tcPr>
            <w:tcW w:w="1397" w:type="pct"/>
            <w:tcBorders>
              <w:top w:val="single" w:sz="4" w:space="0" w:color="auto"/>
              <w:left w:val="single" w:sz="4" w:space="0" w:color="auto"/>
              <w:bottom w:val="single" w:sz="4" w:space="0" w:color="auto"/>
              <w:right w:val="single" w:sz="4" w:space="0" w:color="auto"/>
            </w:tcBorders>
            <w:shd w:val="clear" w:color="auto" w:fill="C00000"/>
          </w:tcPr>
          <w:p w14:paraId="3E3451E9"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Position</w:t>
            </w:r>
          </w:p>
        </w:tc>
        <w:tc>
          <w:tcPr>
            <w:tcW w:w="1397" w:type="pct"/>
            <w:tcBorders>
              <w:top w:val="single" w:sz="4" w:space="0" w:color="auto"/>
              <w:left w:val="single" w:sz="4" w:space="0" w:color="auto"/>
              <w:bottom w:val="single" w:sz="4" w:space="0" w:color="auto"/>
              <w:right w:val="single" w:sz="4" w:space="0" w:color="auto"/>
            </w:tcBorders>
            <w:shd w:val="clear" w:color="auto" w:fill="C00000"/>
          </w:tcPr>
          <w:p w14:paraId="3E3451EA" w14:textId="35207B29"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Signature</w:t>
            </w:r>
            <w:r w:rsidR="00D06BF6">
              <w:rPr>
                <w:b/>
                <w:color w:val="FFFFFF"/>
                <w:szCs w:val="18"/>
                <w:lang w:eastAsia="ar-SA"/>
              </w:rPr>
              <w:t xml:space="preserve"> / Email html</w:t>
            </w:r>
          </w:p>
        </w:tc>
        <w:tc>
          <w:tcPr>
            <w:tcW w:w="828" w:type="pct"/>
            <w:tcBorders>
              <w:top w:val="single" w:sz="4" w:space="0" w:color="auto"/>
              <w:left w:val="single" w:sz="4" w:space="0" w:color="auto"/>
              <w:bottom w:val="single" w:sz="4" w:space="0" w:color="auto"/>
              <w:right w:val="single" w:sz="4" w:space="0" w:color="auto"/>
            </w:tcBorders>
            <w:shd w:val="clear" w:color="auto" w:fill="C00000"/>
          </w:tcPr>
          <w:p w14:paraId="3E3451EB"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Date Approved</w:t>
            </w:r>
          </w:p>
        </w:tc>
      </w:tr>
      <w:tr w:rsidR="00FD7340" w:rsidRPr="006D71DE" w14:paraId="3E3451F1" w14:textId="77777777" w:rsidTr="00FD7340">
        <w:trPr>
          <w:cantSplit/>
        </w:trPr>
        <w:tc>
          <w:tcPr>
            <w:tcW w:w="1378" w:type="pct"/>
          </w:tcPr>
          <w:p w14:paraId="3E3451ED" w14:textId="37257347" w:rsidR="00FD7340" w:rsidRPr="006D71DE" w:rsidRDefault="00C36F89" w:rsidP="00FD7340">
            <w:pPr>
              <w:pStyle w:val="TableText"/>
            </w:pPr>
            <w:r>
              <w:t>Ashwin Tandlam</w:t>
            </w:r>
          </w:p>
        </w:tc>
        <w:tc>
          <w:tcPr>
            <w:tcW w:w="1397" w:type="pct"/>
          </w:tcPr>
          <w:p w14:paraId="3E3451EE" w14:textId="226A4CAA" w:rsidR="0041737A" w:rsidRPr="006D71DE" w:rsidRDefault="0041737A" w:rsidP="00FD7340">
            <w:pPr>
              <w:pStyle w:val="TableText"/>
            </w:pPr>
            <w:r>
              <w:t>Architecture Manager</w:t>
            </w:r>
          </w:p>
        </w:tc>
        <w:tc>
          <w:tcPr>
            <w:tcW w:w="1397" w:type="pct"/>
          </w:tcPr>
          <w:p w14:paraId="3E3451EF" w14:textId="77777777" w:rsidR="00FD7340" w:rsidRPr="006D71DE" w:rsidRDefault="00FD7340" w:rsidP="00FD7340">
            <w:pPr>
              <w:pStyle w:val="TableText"/>
            </w:pPr>
          </w:p>
        </w:tc>
        <w:tc>
          <w:tcPr>
            <w:tcW w:w="828" w:type="pct"/>
          </w:tcPr>
          <w:p w14:paraId="3E3451F0" w14:textId="77777777" w:rsidR="00FD7340" w:rsidRPr="006D71DE" w:rsidRDefault="00FD7340" w:rsidP="00FD7340">
            <w:pPr>
              <w:pStyle w:val="TableText"/>
            </w:pPr>
          </w:p>
        </w:tc>
      </w:tr>
      <w:tr w:rsidR="005359E0" w:rsidRPr="006D71DE" w14:paraId="274E868E" w14:textId="77777777" w:rsidTr="00FD7340">
        <w:trPr>
          <w:cantSplit/>
        </w:trPr>
        <w:tc>
          <w:tcPr>
            <w:tcW w:w="1378" w:type="pct"/>
          </w:tcPr>
          <w:p w14:paraId="54DA1066" w14:textId="3CA984BA" w:rsidR="005359E0" w:rsidRDefault="00A20743" w:rsidP="00FD7340">
            <w:pPr>
              <w:pStyle w:val="TableText"/>
            </w:pPr>
            <w:r>
              <w:t>JC Le</w:t>
            </w:r>
            <w:r w:rsidR="006C5D0D">
              <w:t xml:space="preserve"> </w:t>
            </w:r>
            <w:r>
              <w:t>Saux</w:t>
            </w:r>
          </w:p>
        </w:tc>
        <w:tc>
          <w:tcPr>
            <w:tcW w:w="1397" w:type="pct"/>
          </w:tcPr>
          <w:p w14:paraId="4CB3FA76" w14:textId="5864C47A" w:rsidR="005359E0" w:rsidRDefault="00A20743" w:rsidP="00FD7340">
            <w:pPr>
              <w:pStyle w:val="TableText"/>
            </w:pPr>
            <w:r>
              <w:t>Senior Manager</w:t>
            </w:r>
          </w:p>
        </w:tc>
        <w:tc>
          <w:tcPr>
            <w:tcW w:w="1397" w:type="pct"/>
          </w:tcPr>
          <w:p w14:paraId="2F9C5FCD" w14:textId="77777777" w:rsidR="005359E0" w:rsidRPr="006D71DE" w:rsidRDefault="005359E0" w:rsidP="00FD7340">
            <w:pPr>
              <w:pStyle w:val="TableText"/>
            </w:pPr>
          </w:p>
        </w:tc>
        <w:tc>
          <w:tcPr>
            <w:tcW w:w="828" w:type="pct"/>
          </w:tcPr>
          <w:p w14:paraId="1D141AA2" w14:textId="77777777" w:rsidR="005359E0" w:rsidRPr="006D71DE" w:rsidRDefault="005359E0" w:rsidP="00FD7340">
            <w:pPr>
              <w:pStyle w:val="TableText"/>
            </w:pPr>
          </w:p>
        </w:tc>
      </w:tr>
      <w:tr w:rsidR="005359E0" w:rsidRPr="006D71DE" w14:paraId="46955D5F" w14:textId="77777777" w:rsidTr="00FD7340">
        <w:trPr>
          <w:cantSplit/>
        </w:trPr>
        <w:tc>
          <w:tcPr>
            <w:tcW w:w="1378" w:type="pct"/>
          </w:tcPr>
          <w:p w14:paraId="5A460D0E" w14:textId="3614B7CF" w:rsidR="005359E0" w:rsidRDefault="003616DB" w:rsidP="00FD7340">
            <w:pPr>
              <w:pStyle w:val="TableText"/>
            </w:pPr>
            <w:ins w:id="11" w:author="Surani, Arvind" w:date="2019-05-23T09:21:00Z">
              <w:r>
                <w:t>David Van Der Merwe</w:t>
              </w:r>
            </w:ins>
          </w:p>
        </w:tc>
        <w:tc>
          <w:tcPr>
            <w:tcW w:w="1397" w:type="pct"/>
          </w:tcPr>
          <w:p w14:paraId="4C6FB118" w14:textId="5BE8793E" w:rsidR="005359E0" w:rsidRDefault="003616DB" w:rsidP="00FD7340">
            <w:pPr>
              <w:pStyle w:val="TableText"/>
            </w:pPr>
            <w:ins w:id="12" w:author="Surani, Arvind" w:date="2019-05-23T09:21:00Z">
              <w:r>
                <w:t>Risk Modelling Manager - Capital Modelling</w:t>
              </w:r>
            </w:ins>
          </w:p>
        </w:tc>
        <w:tc>
          <w:tcPr>
            <w:tcW w:w="1397" w:type="pct"/>
          </w:tcPr>
          <w:p w14:paraId="73E9CBD8" w14:textId="77777777" w:rsidR="005359E0" w:rsidRPr="006D71DE" w:rsidRDefault="005359E0" w:rsidP="00FD7340">
            <w:pPr>
              <w:pStyle w:val="TableText"/>
            </w:pPr>
          </w:p>
        </w:tc>
        <w:tc>
          <w:tcPr>
            <w:tcW w:w="828" w:type="pct"/>
          </w:tcPr>
          <w:p w14:paraId="6B3E0D69" w14:textId="77777777" w:rsidR="005359E0" w:rsidRDefault="005359E0" w:rsidP="00FD7340">
            <w:pPr>
              <w:pStyle w:val="TableText"/>
            </w:pPr>
          </w:p>
        </w:tc>
      </w:tr>
    </w:tbl>
    <w:p w14:paraId="08FA93E6" w14:textId="77777777" w:rsidR="00420417" w:rsidRDefault="00420417" w:rsidP="00FD7340">
      <w:pPr>
        <w:pStyle w:val="BodyText"/>
        <w:rPr>
          <w:b/>
          <w:sz w:val="22"/>
        </w:rPr>
      </w:pPr>
    </w:p>
    <w:p w14:paraId="3E3451F7" w14:textId="77777777" w:rsidR="00FD7340" w:rsidRPr="002B02BC" w:rsidRDefault="00FD7340" w:rsidP="00FD7340">
      <w:pPr>
        <w:pStyle w:val="BodyText"/>
        <w:rPr>
          <w:b/>
          <w:sz w:val="22"/>
        </w:rPr>
      </w:pPr>
      <w:r w:rsidRPr="00B7452C">
        <w:rPr>
          <w:b/>
          <w:sz w:val="22"/>
        </w:rPr>
        <w:t>Distribution List</w:t>
      </w:r>
    </w:p>
    <w:tbl>
      <w:tblPr>
        <w:tblW w:w="4753" w:type="pct"/>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16"/>
        <w:gridCol w:w="6326"/>
      </w:tblGrid>
      <w:tr w:rsidR="00FD7340" w:rsidRPr="006D71DE" w14:paraId="3E3451FA" w14:textId="77777777" w:rsidTr="00FD7340">
        <w:trPr>
          <w:cantSplit/>
          <w:tblHeader/>
        </w:trPr>
        <w:tc>
          <w:tcPr>
            <w:tcW w:w="1382" w:type="pct"/>
            <w:tcBorders>
              <w:top w:val="single" w:sz="4" w:space="0" w:color="auto"/>
              <w:left w:val="single" w:sz="4" w:space="0" w:color="auto"/>
              <w:bottom w:val="single" w:sz="4" w:space="0" w:color="auto"/>
              <w:right w:val="single" w:sz="4" w:space="0" w:color="auto"/>
            </w:tcBorders>
            <w:shd w:val="clear" w:color="auto" w:fill="C00000"/>
          </w:tcPr>
          <w:p w14:paraId="3E3451F8"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Name</w:t>
            </w:r>
          </w:p>
        </w:tc>
        <w:tc>
          <w:tcPr>
            <w:tcW w:w="3618" w:type="pct"/>
            <w:tcBorders>
              <w:top w:val="single" w:sz="4" w:space="0" w:color="auto"/>
              <w:left w:val="single" w:sz="4" w:space="0" w:color="auto"/>
              <w:bottom w:val="single" w:sz="4" w:space="0" w:color="auto"/>
              <w:right w:val="single" w:sz="4" w:space="0" w:color="auto"/>
            </w:tcBorders>
            <w:shd w:val="clear" w:color="auto" w:fill="C00000"/>
          </w:tcPr>
          <w:p w14:paraId="3E3451F9" w14:textId="77777777" w:rsidR="00FD7340" w:rsidRPr="006D71DE" w:rsidRDefault="00FD7340" w:rsidP="00FD7340">
            <w:pPr>
              <w:widowControl w:val="0"/>
              <w:suppressAutoHyphens/>
              <w:spacing w:after="60"/>
              <w:rPr>
                <w:b/>
                <w:color w:val="FFFFFF"/>
                <w:szCs w:val="18"/>
                <w:lang w:eastAsia="ar-SA"/>
              </w:rPr>
            </w:pPr>
            <w:r w:rsidRPr="006D71DE">
              <w:rPr>
                <w:b/>
                <w:color w:val="FFFFFF"/>
                <w:szCs w:val="18"/>
                <w:lang w:eastAsia="ar-SA"/>
              </w:rPr>
              <w:t>Position</w:t>
            </w:r>
          </w:p>
        </w:tc>
      </w:tr>
      <w:tr w:rsidR="00531A30" w:rsidRPr="006D71DE" w14:paraId="19740504" w14:textId="77777777" w:rsidTr="00FD7340">
        <w:trPr>
          <w:cantSplit/>
        </w:trPr>
        <w:tc>
          <w:tcPr>
            <w:tcW w:w="1382" w:type="pct"/>
          </w:tcPr>
          <w:p w14:paraId="5965793D" w14:textId="00B107DA" w:rsidR="00531A30" w:rsidDel="00BD7163" w:rsidRDefault="00600C8B" w:rsidP="00531A30">
            <w:pPr>
              <w:pStyle w:val="TableText"/>
            </w:pPr>
            <w:r>
              <w:t>Louse Tennant</w:t>
            </w:r>
          </w:p>
        </w:tc>
        <w:tc>
          <w:tcPr>
            <w:tcW w:w="3618" w:type="pct"/>
          </w:tcPr>
          <w:p w14:paraId="24E8FE64" w14:textId="2531F874" w:rsidR="00531A30" w:rsidRDefault="00531A30" w:rsidP="00531A30">
            <w:pPr>
              <w:pStyle w:val="TableText"/>
            </w:pPr>
            <w:r>
              <w:t>Manager</w:t>
            </w:r>
            <w:r w:rsidR="00600C8B">
              <w:t xml:space="preserve"> SII Platform Applications</w:t>
            </w:r>
          </w:p>
        </w:tc>
      </w:tr>
      <w:tr w:rsidR="00D23619" w:rsidRPr="006D71DE" w14:paraId="38DC6758" w14:textId="77777777" w:rsidTr="00FD7340">
        <w:trPr>
          <w:cantSplit/>
        </w:trPr>
        <w:tc>
          <w:tcPr>
            <w:tcW w:w="1382" w:type="pct"/>
          </w:tcPr>
          <w:p w14:paraId="4FA16631" w14:textId="3F85C855" w:rsidR="00D23619" w:rsidRDefault="00D23619" w:rsidP="00531A30">
            <w:pPr>
              <w:pStyle w:val="TableText"/>
            </w:pPr>
            <w:r>
              <w:t>Paul Ross</w:t>
            </w:r>
          </w:p>
        </w:tc>
        <w:tc>
          <w:tcPr>
            <w:tcW w:w="3618" w:type="pct"/>
          </w:tcPr>
          <w:p w14:paraId="7DDA4029" w14:textId="12D8F895" w:rsidR="00D23619" w:rsidRDefault="00D23619" w:rsidP="00531A30">
            <w:pPr>
              <w:pStyle w:val="TableText"/>
            </w:pPr>
            <w:r>
              <w:t>Senior Manager Business Systems</w:t>
            </w:r>
          </w:p>
        </w:tc>
      </w:tr>
      <w:tr w:rsidR="00531A30" w:rsidRPr="006D71DE" w14:paraId="3E345215" w14:textId="77777777" w:rsidTr="00FD7340">
        <w:trPr>
          <w:cantSplit/>
        </w:trPr>
        <w:tc>
          <w:tcPr>
            <w:tcW w:w="1382" w:type="pct"/>
          </w:tcPr>
          <w:p w14:paraId="3E345213" w14:textId="16D7AB61" w:rsidR="00531A30" w:rsidRDefault="00600C8B" w:rsidP="00531A30">
            <w:pPr>
              <w:pStyle w:val="TableText"/>
            </w:pPr>
            <w:r>
              <w:t>Simon Daniell</w:t>
            </w:r>
          </w:p>
        </w:tc>
        <w:tc>
          <w:tcPr>
            <w:tcW w:w="3618" w:type="pct"/>
          </w:tcPr>
          <w:p w14:paraId="3E345214" w14:textId="29BE1ADB" w:rsidR="00531A30" w:rsidRPr="006D71DE" w:rsidRDefault="00600C8B" w:rsidP="00531A30">
            <w:pPr>
              <w:pStyle w:val="TableText"/>
            </w:pPr>
            <w:r>
              <w:t>SII Technical Team Lead</w:t>
            </w:r>
          </w:p>
        </w:tc>
      </w:tr>
      <w:tr w:rsidR="00A20743" w:rsidRPr="006D71DE" w14:paraId="479DF014" w14:textId="77777777" w:rsidTr="00FD7340">
        <w:trPr>
          <w:cantSplit/>
        </w:trPr>
        <w:tc>
          <w:tcPr>
            <w:tcW w:w="1382" w:type="pct"/>
          </w:tcPr>
          <w:p w14:paraId="1B795781" w14:textId="64071A51" w:rsidR="00A20743" w:rsidRDefault="00A20743" w:rsidP="00531A30">
            <w:pPr>
              <w:pStyle w:val="TableText"/>
            </w:pPr>
            <w:r>
              <w:t>Ola Olaopa</w:t>
            </w:r>
          </w:p>
        </w:tc>
        <w:tc>
          <w:tcPr>
            <w:tcW w:w="3618" w:type="pct"/>
          </w:tcPr>
          <w:p w14:paraId="191EA49E" w14:textId="40D9D895" w:rsidR="00A20743" w:rsidRDefault="00A20743" w:rsidP="00531A30">
            <w:pPr>
              <w:pStyle w:val="TableText"/>
            </w:pPr>
            <w:r>
              <w:t>Project Manager, Actuarial Systems</w:t>
            </w:r>
          </w:p>
        </w:tc>
      </w:tr>
      <w:tr w:rsidR="00A20743" w:rsidRPr="006D71DE" w:rsidDel="003616DB" w14:paraId="326BB485" w14:textId="6D341158" w:rsidTr="00FD7340">
        <w:trPr>
          <w:cantSplit/>
          <w:del w:id="13" w:author="Surani, Arvind" w:date="2019-05-23T09:22:00Z"/>
        </w:trPr>
        <w:tc>
          <w:tcPr>
            <w:tcW w:w="1382" w:type="pct"/>
          </w:tcPr>
          <w:p w14:paraId="6E0427D6" w14:textId="1FEF8524" w:rsidR="00A20743" w:rsidDel="003616DB" w:rsidRDefault="00A20743" w:rsidP="00531A30">
            <w:pPr>
              <w:pStyle w:val="TableText"/>
              <w:rPr>
                <w:del w:id="14" w:author="Surani, Arvind" w:date="2019-05-23T09:22:00Z"/>
              </w:rPr>
            </w:pPr>
            <w:del w:id="15" w:author="Surani, Arvind" w:date="2019-05-23T09:22:00Z">
              <w:r w:rsidDel="003616DB">
                <w:delText>David Van Der Merwe</w:delText>
              </w:r>
            </w:del>
          </w:p>
        </w:tc>
        <w:tc>
          <w:tcPr>
            <w:tcW w:w="3618" w:type="pct"/>
          </w:tcPr>
          <w:p w14:paraId="30792420" w14:textId="0E51A503" w:rsidR="00A20743" w:rsidDel="003616DB" w:rsidRDefault="00A20743" w:rsidP="00531A30">
            <w:pPr>
              <w:pStyle w:val="TableText"/>
              <w:rPr>
                <w:del w:id="16" w:author="Surani, Arvind" w:date="2019-05-23T09:22:00Z"/>
              </w:rPr>
            </w:pPr>
            <w:del w:id="17" w:author="Surani, Arvind" w:date="2019-05-23T09:22:00Z">
              <w:r w:rsidDel="003616DB">
                <w:delText xml:space="preserve">Risk Modelling Manager - </w:delText>
              </w:r>
              <w:r w:rsidR="00CC1DEF" w:rsidDel="003616DB">
                <w:delText>Capital Modelling</w:delText>
              </w:r>
            </w:del>
          </w:p>
        </w:tc>
      </w:tr>
      <w:tr w:rsidR="00C74CB2" w:rsidRPr="006D71DE" w14:paraId="1199F6D9" w14:textId="77777777" w:rsidTr="00FD7340">
        <w:trPr>
          <w:cantSplit/>
        </w:trPr>
        <w:tc>
          <w:tcPr>
            <w:tcW w:w="1382" w:type="pct"/>
          </w:tcPr>
          <w:p w14:paraId="4984EB9E" w14:textId="7ECF2A5B" w:rsidR="00C74CB2" w:rsidRDefault="00C74CB2" w:rsidP="00531A30">
            <w:pPr>
              <w:pStyle w:val="TableText"/>
            </w:pPr>
            <w:r>
              <w:t>Barry Remzi</w:t>
            </w:r>
          </w:p>
        </w:tc>
        <w:tc>
          <w:tcPr>
            <w:tcW w:w="3618" w:type="pct"/>
          </w:tcPr>
          <w:p w14:paraId="0B4FDB3A" w14:textId="728FB762" w:rsidR="00C74CB2" w:rsidRDefault="00C74CB2" w:rsidP="00531A30">
            <w:pPr>
              <w:pStyle w:val="TableText"/>
            </w:pPr>
            <w:r>
              <w:t>GHO Security Manager</w:t>
            </w:r>
          </w:p>
        </w:tc>
      </w:tr>
      <w:tr w:rsidR="00C3487C" w:rsidRPr="006D71DE" w14:paraId="76B2DACA" w14:textId="77777777" w:rsidTr="00FD7340">
        <w:trPr>
          <w:cantSplit/>
        </w:trPr>
        <w:tc>
          <w:tcPr>
            <w:tcW w:w="1382" w:type="pct"/>
          </w:tcPr>
          <w:p w14:paraId="7A0CD61C" w14:textId="611B774D" w:rsidR="00C3487C" w:rsidRDefault="00C3487C" w:rsidP="00531A30">
            <w:pPr>
              <w:pStyle w:val="TableText"/>
            </w:pPr>
            <w:r>
              <w:t>Robert Baskerville</w:t>
            </w:r>
          </w:p>
        </w:tc>
        <w:tc>
          <w:tcPr>
            <w:tcW w:w="3618" w:type="pct"/>
          </w:tcPr>
          <w:p w14:paraId="597EF611" w14:textId="03B7B496" w:rsidR="00C3487C" w:rsidRDefault="00C3487C" w:rsidP="00531A30">
            <w:pPr>
              <w:pStyle w:val="TableText"/>
            </w:pPr>
            <w:r>
              <w:t>GHO Security</w:t>
            </w:r>
          </w:p>
        </w:tc>
      </w:tr>
      <w:tr w:rsidR="006A4F1A" w:rsidRPr="006D71DE" w14:paraId="48597637" w14:textId="77777777" w:rsidTr="00FD7340">
        <w:trPr>
          <w:cantSplit/>
        </w:trPr>
        <w:tc>
          <w:tcPr>
            <w:tcW w:w="1382" w:type="pct"/>
          </w:tcPr>
          <w:p w14:paraId="5DD28410" w14:textId="03D8EF3D" w:rsidR="006A4F1A" w:rsidRDefault="006A4F1A" w:rsidP="00531A30">
            <w:pPr>
              <w:pStyle w:val="TableText"/>
            </w:pPr>
            <w:r>
              <w:lastRenderedPageBreak/>
              <w:t>Lailesh Jinan</w:t>
            </w:r>
          </w:p>
        </w:tc>
        <w:tc>
          <w:tcPr>
            <w:tcW w:w="3618" w:type="pct"/>
          </w:tcPr>
          <w:p w14:paraId="70214B7A" w14:textId="442A8F82" w:rsidR="006A4F1A" w:rsidRDefault="00343289" w:rsidP="00531A30">
            <w:pPr>
              <w:pStyle w:val="TableText"/>
            </w:pPr>
            <w:r w:rsidRPr="00343289">
              <w:t>M&amp;GPru Enterprise Services</w:t>
            </w:r>
            <w:r>
              <w:t xml:space="preserve"> </w:t>
            </w:r>
            <w:r w:rsidR="006A4F1A">
              <w:t>Project Design Consultant</w:t>
            </w:r>
          </w:p>
        </w:tc>
      </w:tr>
    </w:tbl>
    <w:p w14:paraId="51456ABD" w14:textId="095E1EC9" w:rsidR="00420417" w:rsidRDefault="00D06A5C" w:rsidP="004D7616">
      <w:pPr>
        <w:pStyle w:val="BodyText"/>
        <w:rPr>
          <w:b/>
          <w:sz w:val="22"/>
        </w:rPr>
      </w:pPr>
      <w:r>
        <w:rPr>
          <w:b/>
          <w:sz w:val="22"/>
        </w:rPr>
        <w:t xml:space="preserve"> </w:t>
      </w:r>
    </w:p>
    <w:p w14:paraId="73354C3E" w14:textId="5EBACB86" w:rsidR="00531A30" w:rsidRDefault="00531A30" w:rsidP="004D7616">
      <w:pPr>
        <w:pStyle w:val="BodyText"/>
        <w:rPr>
          <w:b/>
          <w:sz w:val="22"/>
        </w:rPr>
      </w:pPr>
    </w:p>
    <w:p w14:paraId="3E345216" w14:textId="77777777" w:rsidR="004D7616" w:rsidRPr="002B02BC" w:rsidRDefault="004D7616" w:rsidP="004D7616">
      <w:pPr>
        <w:pStyle w:val="BodyText"/>
        <w:rPr>
          <w:b/>
          <w:sz w:val="22"/>
        </w:rPr>
      </w:pPr>
      <w:r>
        <w:rPr>
          <w:b/>
          <w:sz w:val="22"/>
        </w:rPr>
        <w:t>Related Documentation</w:t>
      </w:r>
    </w:p>
    <w:tbl>
      <w:tblPr>
        <w:tblW w:w="4753" w:type="pct"/>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331"/>
        <w:gridCol w:w="2411"/>
      </w:tblGrid>
      <w:tr w:rsidR="004D7616" w:rsidRPr="006D71DE" w14:paraId="3E345219" w14:textId="77777777" w:rsidTr="00B73D43">
        <w:trPr>
          <w:cantSplit/>
          <w:tblHeader/>
        </w:trPr>
        <w:tc>
          <w:tcPr>
            <w:tcW w:w="3621" w:type="pct"/>
            <w:tcBorders>
              <w:top w:val="single" w:sz="4" w:space="0" w:color="auto"/>
              <w:left w:val="single" w:sz="4" w:space="0" w:color="auto"/>
              <w:bottom w:val="single" w:sz="4" w:space="0" w:color="auto"/>
              <w:right w:val="single" w:sz="4" w:space="0" w:color="auto"/>
            </w:tcBorders>
            <w:shd w:val="clear" w:color="auto" w:fill="C00000"/>
          </w:tcPr>
          <w:p w14:paraId="3E345217" w14:textId="77777777" w:rsidR="004D7616" w:rsidRPr="006D71DE" w:rsidRDefault="004D7616" w:rsidP="001342CA">
            <w:pPr>
              <w:widowControl w:val="0"/>
              <w:suppressAutoHyphens/>
              <w:spacing w:after="60"/>
              <w:rPr>
                <w:b/>
                <w:color w:val="FFFFFF"/>
                <w:szCs w:val="18"/>
                <w:lang w:eastAsia="ar-SA"/>
              </w:rPr>
            </w:pPr>
            <w:r>
              <w:rPr>
                <w:b/>
                <w:color w:val="FFFFFF"/>
                <w:szCs w:val="18"/>
                <w:lang w:eastAsia="ar-SA"/>
              </w:rPr>
              <w:t>Title</w:t>
            </w:r>
          </w:p>
        </w:tc>
        <w:tc>
          <w:tcPr>
            <w:tcW w:w="1379" w:type="pct"/>
            <w:tcBorders>
              <w:top w:val="single" w:sz="4" w:space="0" w:color="auto"/>
              <w:left w:val="single" w:sz="4" w:space="0" w:color="auto"/>
              <w:bottom w:val="single" w:sz="4" w:space="0" w:color="auto"/>
              <w:right w:val="single" w:sz="4" w:space="0" w:color="auto"/>
            </w:tcBorders>
            <w:shd w:val="clear" w:color="auto" w:fill="C00000"/>
          </w:tcPr>
          <w:p w14:paraId="3E345218" w14:textId="77777777" w:rsidR="004D7616" w:rsidRPr="006D71DE" w:rsidRDefault="004D7616" w:rsidP="001342CA">
            <w:pPr>
              <w:widowControl w:val="0"/>
              <w:suppressAutoHyphens/>
              <w:spacing w:after="60"/>
              <w:rPr>
                <w:b/>
                <w:color w:val="FFFFFF"/>
                <w:szCs w:val="18"/>
                <w:lang w:eastAsia="ar-SA"/>
              </w:rPr>
            </w:pPr>
            <w:r>
              <w:rPr>
                <w:b/>
                <w:color w:val="FFFFFF"/>
                <w:szCs w:val="18"/>
                <w:lang w:eastAsia="ar-SA"/>
              </w:rPr>
              <w:t>Owner</w:t>
            </w:r>
          </w:p>
        </w:tc>
      </w:tr>
      <w:tr w:rsidR="004D7616" w:rsidRPr="006D71DE" w14:paraId="3E34521C" w14:textId="77777777" w:rsidTr="00B73D43">
        <w:trPr>
          <w:cantSplit/>
        </w:trPr>
        <w:tc>
          <w:tcPr>
            <w:tcW w:w="3621" w:type="pct"/>
          </w:tcPr>
          <w:p w14:paraId="3E34521A" w14:textId="17F865EF" w:rsidR="004D7616" w:rsidRPr="006D71DE" w:rsidRDefault="00B73D43" w:rsidP="004336CC">
            <w:pPr>
              <w:pStyle w:val="TableText"/>
            </w:pPr>
            <w:r w:rsidRPr="00B73D43">
              <w:t>ICM Technology Design Overview v5.4 - ICM Replacement</w:t>
            </w:r>
          </w:p>
        </w:tc>
        <w:tc>
          <w:tcPr>
            <w:tcW w:w="1379" w:type="pct"/>
          </w:tcPr>
          <w:p w14:paraId="3E34521B" w14:textId="33755EB9" w:rsidR="004D7616" w:rsidRPr="006D71DE" w:rsidRDefault="00B73D43" w:rsidP="001342CA">
            <w:pPr>
              <w:pStyle w:val="TableText"/>
            </w:pPr>
            <w:r>
              <w:t>Paul Ross</w:t>
            </w:r>
          </w:p>
        </w:tc>
      </w:tr>
      <w:tr w:rsidR="004D7616" w:rsidRPr="006D71DE" w14:paraId="3E34521F" w14:textId="77777777" w:rsidTr="00B73D43">
        <w:trPr>
          <w:cantSplit/>
        </w:trPr>
        <w:tc>
          <w:tcPr>
            <w:tcW w:w="3621" w:type="pct"/>
          </w:tcPr>
          <w:p w14:paraId="3E34521D" w14:textId="0BCD67A6" w:rsidR="004D7616" w:rsidRPr="006D71DE" w:rsidRDefault="006C5D0D" w:rsidP="001342CA">
            <w:pPr>
              <w:pStyle w:val="TableText"/>
            </w:pPr>
            <w:r w:rsidRPr="006C5D0D">
              <w:t>ICMI_R-001 - RAFM project Management_1_0</w:t>
            </w:r>
          </w:p>
        </w:tc>
        <w:tc>
          <w:tcPr>
            <w:tcW w:w="1379" w:type="pct"/>
          </w:tcPr>
          <w:p w14:paraId="3E34521E" w14:textId="35273859" w:rsidR="004D7616" w:rsidRPr="006D71DE" w:rsidRDefault="006C5D0D" w:rsidP="001342CA">
            <w:pPr>
              <w:pStyle w:val="TableText"/>
            </w:pPr>
            <w:r>
              <w:t>JC Le Saux</w:t>
            </w:r>
          </w:p>
        </w:tc>
      </w:tr>
      <w:tr w:rsidR="006C5D0D" w:rsidRPr="006D71DE" w14:paraId="5ACB81CA" w14:textId="77777777" w:rsidTr="00B73D43">
        <w:trPr>
          <w:cantSplit/>
        </w:trPr>
        <w:tc>
          <w:tcPr>
            <w:tcW w:w="3621" w:type="pct"/>
          </w:tcPr>
          <w:p w14:paraId="3D533C1D" w14:textId="56E2FA26" w:rsidR="006C5D0D" w:rsidRDefault="006C5D0D" w:rsidP="006C5D0D">
            <w:pPr>
              <w:pStyle w:val="TableText"/>
            </w:pPr>
            <w:r w:rsidRPr="006C5D0D">
              <w:t>ICMI_R-002_ICM_components_with_ICM_Project_1_0</w:t>
            </w:r>
          </w:p>
        </w:tc>
        <w:tc>
          <w:tcPr>
            <w:tcW w:w="1379" w:type="pct"/>
          </w:tcPr>
          <w:p w14:paraId="3D35FA2E" w14:textId="4B25344A" w:rsidR="006C5D0D" w:rsidRDefault="006C5D0D" w:rsidP="006C5D0D">
            <w:pPr>
              <w:pStyle w:val="TableText"/>
            </w:pPr>
            <w:r>
              <w:t>JC Le Saux</w:t>
            </w:r>
          </w:p>
        </w:tc>
      </w:tr>
      <w:tr w:rsidR="006C5D0D" w:rsidRPr="006D71DE" w14:paraId="56DD39D3" w14:textId="77777777" w:rsidTr="00B73D43">
        <w:trPr>
          <w:cantSplit/>
        </w:trPr>
        <w:tc>
          <w:tcPr>
            <w:tcW w:w="3621" w:type="pct"/>
          </w:tcPr>
          <w:p w14:paraId="190C3F7D" w14:textId="32E29FAD" w:rsidR="006C5D0D" w:rsidRDefault="006C5D0D" w:rsidP="006C5D0D">
            <w:pPr>
              <w:pStyle w:val="TableText"/>
            </w:pPr>
            <w:r w:rsidRPr="006C5D0D">
              <w:t>ICMI_R-003 - ICM Runs outputv1_0</w:t>
            </w:r>
          </w:p>
        </w:tc>
        <w:tc>
          <w:tcPr>
            <w:tcW w:w="1379" w:type="pct"/>
          </w:tcPr>
          <w:p w14:paraId="05EC5749" w14:textId="53FDE443" w:rsidR="006C5D0D" w:rsidRDefault="006C5D0D" w:rsidP="006C5D0D">
            <w:pPr>
              <w:pStyle w:val="TableText"/>
            </w:pPr>
            <w:r>
              <w:t>JC Le Saux</w:t>
            </w:r>
          </w:p>
        </w:tc>
      </w:tr>
      <w:tr w:rsidR="006C5D0D" w:rsidRPr="006D71DE" w14:paraId="61471210" w14:textId="77777777" w:rsidTr="00B73D43">
        <w:trPr>
          <w:cantSplit/>
        </w:trPr>
        <w:tc>
          <w:tcPr>
            <w:tcW w:w="3621" w:type="pct"/>
          </w:tcPr>
          <w:p w14:paraId="1E9D8743" w14:textId="38B5032D" w:rsidR="006C5D0D" w:rsidRDefault="006C5D0D" w:rsidP="006C5D0D">
            <w:pPr>
              <w:pStyle w:val="TableText"/>
            </w:pPr>
            <w:r w:rsidRPr="006C5D0D">
              <w:t>ICM - RiskAgility FM - Integration_v16_v3</w:t>
            </w:r>
          </w:p>
        </w:tc>
        <w:tc>
          <w:tcPr>
            <w:tcW w:w="1379" w:type="pct"/>
          </w:tcPr>
          <w:p w14:paraId="1C5AC512" w14:textId="470BDC25" w:rsidR="006C5D0D" w:rsidRDefault="006C5D0D" w:rsidP="006C5D0D">
            <w:pPr>
              <w:pStyle w:val="TableText"/>
            </w:pPr>
            <w:r>
              <w:t>WTW</w:t>
            </w:r>
          </w:p>
        </w:tc>
      </w:tr>
      <w:tr w:rsidR="006C5D0D" w:rsidRPr="006D71DE" w14:paraId="4C27EFCF" w14:textId="77777777" w:rsidTr="00B73D43">
        <w:trPr>
          <w:cantSplit/>
        </w:trPr>
        <w:tc>
          <w:tcPr>
            <w:tcW w:w="3621" w:type="pct"/>
          </w:tcPr>
          <w:p w14:paraId="41FFEC1C" w14:textId="4008BF20" w:rsidR="006C5D0D" w:rsidRDefault="00050F53" w:rsidP="006C5D0D">
            <w:pPr>
              <w:pStyle w:val="TableText"/>
            </w:pPr>
            <w:r w:rsidRPr="00050F53">
              <w:t>ICM Database Options v0.4</w:t>
            </w:r>
          </w:p>
        </w:tc>
        <w:tc>
          <w:tcPr>
            <w:tcW w:w="1379" w:type="pct"/>
          </w:tcPr>
          <w:p w14:paraId="1211B3B5" w14:textId="03C6E62C" w:rsidR="006C5D0D" w:rsidRDefault="00050F53" w:rsidP="006C5D0D">
            <w:pPr>
              <w:pStyle w:val="TableText"/>
            </w:pPr>
            <w:r>
              <w:t>Paul Ross</w:t>
            </w:r>
          </w:p>
        </w:tc>
      </w:tr>
      <w:tr w:rsidR="00050F53" w:rsidRPr="006D71DE" w14:paraId="6B6E32AF" w14:textId="77777777" w:rsidTr="00B73D43">
        <w:trPr>
          <w:cantSplit/>
        </w:trPr>
        <w:tc>
          <w:tcPr>
            <w:tcW w:w="3621" w:type="pct"/>
          </w:tcPr>
          <w:p w14:paraId="54D43B22" w14:textId="4BEE7508" w:rsidR="00050F53" w:rsidRPr="00050F53" w:rsidRDefault="002B535B" w:rsidP="006C5D0D">
            <w:pPr>
              <w:pStyle w:val="TableText"/>
            </w:pPr>
            <w:r w:rsidRPr="002B535B">
              <w:t>Solvency II KDD Towers Watson Vgrid v0.7</w:t>
            </w:r>
          </w:p>
        </w:tc>
        <w:tc>
          <w:tcPr>
            <w:tcW w:w="1379" w:type="pct"/>
          </w:tcPr>
          <w:p w14:paraId="6CED6CA7" w14:textId="05621891" w:rsidR="00050F53" w:rsidRDefault="00050F53" w:rsidP="006C5D0D">
            <w:pPr>
              <w:pStyle w:val="TableText"/>
            </w:pPr>
            <w:r>
              <w:t>Paul Ross</w:t>
            </w:r>
          </w:p>
        </w:tc>
      </w:tr>
      <w:tr w:rsidR="002B535B" w:rsidRPr="006D71DE" w14:paraId="19C9104E" w14:textId="77777777" w:rsidTr="00B73D43">
        <w:trPr>
          <w:cantSplit/>
        </w:trPr>
        <w:tc>
          <w:tcPr>
            <w:tcW w:w="3621" w:type="pct"/>
          </w:tcPr>
          <w:p w14:paraId="78CC03F7" w14:textId="2A95950F" w:rsidR="002B535B" w:rsidRPr="00050F53" w:rsidRDefault="002B535B" w:rsidP="002B535B">
            <w:pPr>
              <w:pStyle w:val="TableText"/>
            </w:pPr>
            <w:r w:rsidRPr="00050F53">
              <w:t>Storage Design - New Capital Model Solution v1.0</w:t>
            </w:r>
          </w:p>
        </w:tc>
        <w:tc>
          <w:tcPr>
            <w:tcW w:w="1379" w:type="pct"/>
          </w:tcPr>
          <w:p w14:paraId="45C10AD3" w14:textId="47842250" w:rsidR="002B535B" w:rsidRDefault="002B535B" w:rsidP="002B535B">
            <w:pPr>
              <w:pStyle w:val="TableText"/>
            </w:pPr>
            <w:r>
              <w:t>Paul Ross</w:t>
            </w:r>
          </w:p>
        </w:tc>
      </w:tr>
    </w:tbl>
    <w:p w14:paraId="3E345220" w14:textId="77777777" w:rsidR="00FD7340" w:rsidRPr="006D71DE" w:rsidRDefault="00FD7340" w:rsidP="00FD7340">
      <w:pPr>
        <w:rPr>
          <w:sz w:val="22"/>
        </w:rPr>
        <w:sectPr w:rsidR="00FD7340" w:rsidRPr="006D71DE" w:rsidSect="00160421">
          <w:headerReference w:type="default" r:id="rId12"/>
          <w:footerReference w:type="default" r:id="rId13"/>
          <w:pgSz w:w="11906" w:h="16838" w:code="9"/>
          <w:pgMar w:top="1440" w:right="1440" w:bottom="1152" w:left="1260" w:header="720" w:footer="0" w:gutter="0"/>
          <w:cols w:space="708"/>
          <w:docGrid w:linePitch="360"/>
        </w:sectPr>
      </w:pPr>
    </w:p>
    <w:p w14:paraId="3E345221" w14:textId="77777777" w:rsidR="00A65C91" w:rsidRDefault="00A65C91" w:rsidP="00885D1F">
      <w:pPr>
        <w:pStyle w:val="Subtitle"/>
      </w:pPr>
      <w:bookmarkStart w:id="18" w:name="_Toc4146936"/>
      <w:bookmarkStart w:id="19" w:name="_Toc349815879"/>
      <w:bookmarkStart w:id="20" w:name="_Toc349815828"/>
      <w:bookmarkStart w:id="21" w:name="_Ref269124154"/>
      <w:bookmarkStart w:id="22" w:name="_Toc256579857"/>
      <w:bookmarkStart w:id="23" w:name="_Ref227567856"/>
      <w:bookmarkStart w:id="24" w:name="_Toc227567633"/>
      <w:r>
        <w:lastRenderedPageBreak/>
        <w:t>Contents</w:t>
      </w:r>
      <w:bookmarkEnd w:id="18"/>
    </w:p>
    <w:p w14:paraId="03A004CE" w14:textId="78D55146" w:rsidR="000A11A8" w:rsidRDefault="00A65C91">
      <w:pPr>
        <w:pStyle w:val="TOC1"/>
        <w:tabs>
          <w:tab w:val="right" w:leader="dot" w:pos="8965"/>
        </w:tabs>
        <w:rPr>
          <w:rFonts w:eastAsiaTheme="minorEastAsia" w:cstheme="minorBidi"/>
          <w:b w:val="0"/>
          <w:bCs w:val="0"/>
          <w:caps w:val="0"/>
          <w:noProof/>
          <w:sz w:val="22"/>
          <w:szCs w:val="22"/>
        </w:rPr>
      </w:pPr>
      <w:r>
        <w:fldChar w:fldCharType="begin"/>
      </w:r>
      <w:r>
        <w:instrText xml:space="preserve"> TOC \o "1-5" \h \z \u </w:instrText>
      </w:r>
      <w:r>
        <w:fldChar w:fldCharType="separate"/>
      </w:r>
      <w:hyperlink w:anchor="_Toc4146935" w:history="1">
        <w:r w:rsidR="000A11A8" w:rsidRPr="00F36CB7">
          <w:rPr>
            <w:rStyle w:val="Hyperlink"/>
            <w:noProof/>
          </w:rPr>
          <w:t>Document control</w:t>
        </w:r>
        <w:r w:rsidR="000A11A8">
          <w:rPr>
            <w:noProof/>
            <w:webHidden/>
          </w:rPr>
          <w:tab/>
        </w:r>
        <w:r w:rsidR="000A11A8">
          <w:rPr>
            <w:noProof/>
            <w:webHidden/>
          </w:rPr>
          <w:fldChar w:fldCharType="begin"/>
        </w:r>
        <w:r w:rsidR="000A11A8">
          <w:rPr>
            <w:noProof/>
            <w:webHidden/>
          </w:rPr>
          <w:instrText xml:space="preserve"> PAGEREF _Toc4146935 \h </w:instrText>
        </w:r>
        <w:r w:rsidR="000A11A8">
          <w:rPr>
            <w:noProof/>
            <w:webHidden/>
          </w:rPr>
        </w:r>
        <w:r w:rsidR="000A11A8">
          <w:rPr>
            <w:noProof/>
            <w:webHidden/>
          </w:rPr>
          <w:fldChar w:fldCharType="separate"/>
        </w:r>
        <w:r w:rsidR="00A40F9E">
          <w:rPr>
            <w:noProof/>
            <w:webHidden/>
          </w:rPr>
          <w:t>2</w:t>
        </w:r>
        <w:r w:rsidR="000A11A8">
          <w:rPr>
            <w:noProof/>
            <w:webHidden/>
          </w:rPr>
          <w:fldChar w:fldCharType="end"/>
        </w:r>
      </w:hyperlink>
    </w:p>
    <w:p w14:paraId="2CE51586" w14:textId="69775CF6" w:rsidR="000A11A8" w:rsidRDefault="00635CE0">
      <w:pPr>
        <w:pStyle w:val="TOC2"/>
        <w:rPr>
          <w:rFonts w:eastAsiaTheme="minorEastAsia" w:cstheme="minorBidi"/>
          <w:smallCaps w:val="0"/>
          <w:sz w:val="22"/>
          <w:szCs w:val="22"/>
        </w:rPr>
      </w:pPr>
      <w:hyperlink w:anchor="_Toc4146936" w:history="1">
        <w:r w:rsidR="000A11A8" w:rsidRPr="00F36CB7">
          <w:rPr>
            <w:rStyle w:val="Hyperlink"/>
          </w:rPr>
          <w:t>Contents</w:t>
        </w:r>
        <w:r w:rsidR="000A11A8">
          <w:rPr>
            <w:webHidden/>
          </w:rPr>
          <w:tab/>
        </w:r>
        <w:r w:rsidR="000A11A8">
          <w:rPr>
            <w:webHidden/>
          </w:rPr>
          <w:fldChar w:fldCharType="begin"/>
        </w:r>
        <w:r w:rsidR="000A11A8">
          <w:rPr>
            <w:webHidden/>
          </w:rPr>
          <w:instrText xml:space="preserve"> PAGEREF _Toc4146936 \h </w:instrText>
        </w:r>
        <w:r w:rsidR="000A11A8">
          <w:rPr>
            <w:webHidden/>
          </w:rPr>
        </w:r>
        <w:r w:rsidR="000A11A8">
          <w:rPr>
            <w:webHidden/>
          </w:rPr>
          <w:fldChar w:fldCharType="separate"/>
        </w:r>
        <w:r w:rsidR="00A40F9E">
          <w:rPr>
            <w:webHidden/>
          </w:rPr>
          <w:t>4</w:t>
        </w:r>
        <w:r w:rsidR="000A11A8">
          <w:rPr>
            <w:webHidden/>
          </w:rPr>
          <w:fldChar w:fldCharType="end"/>
        </w:r>
      </w:hyperlink>
    </w:p>
    <w:p w14:paraId="6B7790DA" w14:textId="6FC91039" w:rsidR="000A11A8" w:rsidRDefault="00635CE0">
      <w:pPr>
        <w:pStyle w:val="TOC1"/>
        <w:tabs>
          <w:tab w:val="left" w:pos="400"/>
          <w:tab w:val="right" w:leader="dot" w:pos="8965"/>
        </w:tabs>
        <w:rPr>
          <w:rFonts w:eastAsiaTheme="minorEastAsia" w:cstheme="minorBidi"/>
          <w:b w:val="0"/>
          <w:bCs w:val="0"/>
          <w:caps w:val="0"/>
          <w:noProof/>
          <w:sz w:val="22"/>
          <w:szCs w:val="22"/>
        </w:rPr>
      </w:pPr>
      <w:hyperlink w:anchor="_Toc4146937" w:history="1">
        <w:r w:rsidR="000A11A8" w:rsidRPr="00F36CB7">
          <w:rPr>
            <w:rStyle w:val="Hyperlink"/>
            <w:noProof/>
          </w:rPr>
          <w:t>1.</w:t>
        </w:r>
        <w:r w:rsidR="000A11A8">
          <w:rPr>
            <w:rFonts w:eastAsiaTheme="minorEastAsia" w:cstheme="minorBidi"/>
            <w:b w:val="0"/>
            <w:bCs w:val="0"/>
            <w:caps w:val="0"/>
            <w:noProof/>
            <w:sz w:val="22"/>
            <w:szCs w:val="22"/>
          </w:rPr>
          <w:tab/>
        </w:r>
        <w:r w:rsidR="000A11A8" w:rsidRPr="00F36CB7">
          <w:rPr>
            <w:rStyle w:val="Hyperlink"/>
            <w:noProof/>
          </w:rPr>
          <w:t>Introduction</w:t>
        </w:r>
        <w:r w:rsidR="000A11A8">
          <w:rPr>
            <w:noProof/>
            <w:webHidden/>
          </w:rPr>
          <w:tab/>
        </w:r>
        <w:r w:rsidR="000A11A8">
          <w:rPr>
            <w:noProof/>
            <w:webHidden/>
          </w:rPr>
          <w:fldChar w:fldCharType="begin"/>
        </w:r>
        <w:r w:rsidR="000A11A8">
          <w:rPr>
            <w:noProof/>
            <w:webHidden/>
          </w:rPr>
          <w:instrText xml:space="preserve"> PAGEREF _Toc4146937 \h </w:instrText>
        </w:r>
        <w:r w:rsidR="000A11A8">
          <w:rPr>
            <w:noProof/>
            <w:webHidden/>
          </w:rPr>
        </w:r>
        <w:r w:rsidR="000A11A8">
          <w:rPr>
            <w:noProof/>
            <w:webHidden/>
          </w:rPr>
          <w:fldChar w:fldCharType="separate"/>
        </w:r>
        <w:r w:rsidR="00A40F9E">
          <w:rPr>
            <w:noProof/>
            <w:webHidden/>
          </w:rPr>
          <w:t>5</w:t>
        </w:r>
        <w:r w:rsidR="000A11A8">
          <w:rPr>
            <w:noProof/>
            <w:webHidden/>
          </w:rPr>
          <w:fldChar w:fldCharType="end"/>
        </w:r>
      </w:hyperlink>
    </w:p>
    <w:p w14:paraId="64FCE6AE" w14:textId="49C7D2D8" w:rsidR="000A11A8" w:rsidRDefault="00635CE0">
      <w:pPr>
        <w:pStyle w:val="TOC2"/>
        <w:rPr>
          <w:rFonts w:eastAsiaTheme="minorEastAsia" w:cstheme="minorBidi"/>
          <w:smallCaps w:val="0"/>
          <w:sz w:val="22"/>
          <w:szCs w:val="22"/>
        </w:rPr>
      </w:pPr>
      <w:hyperlink w:anchor="_Toc4146938" w:history="1">
        <w:r w:rsidR="000A11A8" w:rsidRPr="00F36CB7">
          <w:rPr>
            <w:rStyle w:val="Hyperlink"/>
          </w:rPr>
          <w:t>1.1.</w:t>
        </w:r>
        <w:r w:rsidR="000A11A8">
          <w:rPr>
            <w:rFonts w:eastAsiaTheme="minorEastAsia" w:cstheme="minorBidi"/>
            <w:smallCaps w:val="0"/>
            <w:sz w:val="22"/>
            <w:szCs w:val="22"/>
          </w:rPr>
          <w:tab/>
        </w:r>
        <w:r w:rsidR="000A11A8" w:rsidRPr="00F36CB7">
          <w:rPr>
            <w:rStyle w:val="Hyperlink"/>
          </w:rPr>
          <w:t>Topic</w:t>
        </w:r>
        <w:r w:rsidR="000A11A8">
          <w:rPr>
            <w:webHidden/>
          </w:rPr>
          <w:tab/>
        </w:r>
        <w:r w:rsidR="000A11A8">
          <w:rPr>
            <w:webHidden/>
          </w:rPr>
          <w:fldChar w:fldCharType="begin"/>
        </w:r>
        <w:r w:rsidR="000A11A8">
          <w:rPr>
            <w:webHidden/>
          </w:rPr>
          <w:instrText xml:space="preserve"> PAGEREF _Toc4146938 \h </w:instrText>
        </w:r>
        <w:r w:rsidR="000A11A8">
          <w:rPr>
            <w:webHidden/>
          </w:rPr>
        </w:r>
        <w:r w:rsidR="000A11A8">
          <w:rPr>
            <w:webHidden/>
          </w:rPr>
          <w:fldChar w:fldCharType="separate"/>
        </w:r>
        <w:r w:rsidR="00A40F9E">
          <w:rPr>
            <w:webHidden/>
          </w:rPr>
          <w:t>5</w:t>
        </w:r>
        <w:r w:rsidR="000A11A8">
          <w:rPr>
            <w:webHidden/>
          </w:rPr>
          <w:fldChar w:fldCharType="end"/>
        </w:r>
      </w:hyperlink>
    </w:p>
    <w:p w14:paraId="552A7D99" w14:textId="5151130E" w:rsidR="000A11A8" w:rsidRDefault="00635CE0">
      <w:pPr>
        <w:pStyle w:val="TOC2"/>
        <w:rPr>
          <w:rFonts w:eastAsiaTheme="minorEastAsia" w:cstheme="minorBidi"/>
          <w:smallCaps w:val="0"/>
          <w:sz w:val="22"/>
          <w:szCs w:val="22"/>
        </w:rPr>
      </w:pPr>
      <w:hyperlink w:anchor="_Toc4146939" w:history="1">
        <w:r w:rsidR="000A11A8" w:rsidRPr="00F36CB7">
          <w:rPr>
            <w:rStyle w:val="Hyperlink"/>
          </w:rPr>
          <w:t>1.1.</w:t>
        </w:r>
        <w:r w:rsidR="000A11A8">
          <w:rPr>
            <w:rFonts w:eastAsiaTheme="minorEastAsia" w:cstheme="minorBidi"/>
            <w:smallCaps w:val="0"/>
            <w:sz w:val="22"/>
            <w:szCs w:val="22"/>
          </w:rPr>
          <w:tab/>
        </w:r>
        <w:r w:rsidR="000A11A8" w:rsidRPr="00F36CB7">
          <w:rPr>
            <w:rStyle w:val="Hyperlink"/>
          </w:rPr>
          <w:t>Scope</w:t>
        </w:r>
        <w:r w:rsidR="000A11A8">
          <w:rPr>
            <w:webHidden/>
          </w:rPr>
          <w:tab/>
        </w:r>
        <w:r w:rsidR="000A11A8">
          <w:rPr>
            <w:webHidden/>
          </w:rPr>
          <w:fldChar w:fldCharType="begin"/>
        </w:r>
        <w:r w:rsidR="000A11A8">
          <w:rPr>
            <w:webHidden/>
          </w:rPr>
          <w:instrText xml:space="preserve"> PAGEREF _Toc4146939 \h </w:instrText>
        </w:r>
        <w:r w:rsidR="000A11A8">
          <w:rPr>
            <w:webHidden/>
          </w:rPr>
        </w:r>
        <w:r w:rsidR="000A11A8">
          <w:rPr>
            <w:webHidden/>
          </w:rPr>
          <w:fldChar w:fldCharType="separate"/>
        </w:r>
        <w:r w:rsidR="00A40F9E">
          <w:rPr>
            <w:webHidden/>
          </w:rPr>
          <w:t>5</w:t>
        </w:r>
        <w:r w:rsidR="000A11A8">
          <w:rPr>
            <w:webHidden/>
          </w:rPr>
          <w:fldChar w:fldCharType="end"/>
        </w:r>
      </w:hyperlink>
    </w:p>
    <w:p w14:paraId="5A212EFF" w14:textId="075614FD" w:rsidR="000A11A8" w:rsidRDefault="00635CE0">
      <w:pPr>
        <w:pStyle w:val="TOC2"/>
        <w:rPr>
          <w:rFonts w:eastAsiaTheme="minorEastAsia" w:cstheme="minorBidi"/>
          <w:smallCaps w:val="0"/>
          <w:sz w:val="22"/>
          <w:szCs w:val="22"/>
        </w:rPr>
      </w:pPr>
      <w:hyperlink w:anchor="_Toc4146940" w:history="1">
        <w:r w:rsidR="000A11A8" w:rsidRPr="00F36CB7">
          <w:rPr>
            <w:rStyle w:val="Hyperlink"/>
          </w:rPr>
          <w:t>1.1.1.</w:t>
        </w:r>
        <w:r w:rsidR="000A11A8">
          <w:rPr>
            <w:rFonts w:eastAsiaTheme="minorEastAsia" w:cstheme="minorBidi"/>
            <w:smallCaps w:val="0"/>
            <w:sz w:val="22"/>
            <w:szCs w:val="22"/>
          </w:rPr>
          <w:tab/>
        </w:r>
        <w:r w:rsidR="000A11A8" w:rsidRPr="00F36CB7">
          <w:rPr>
            <w:rStyle w:val="Hyperlink"/>
          </w:rPr>
          <w:t>In Scope</w:t>
        </w:r>
        <w:r w:rsidR="000A11A8">
          <w:rPr>
            <w:webHidden/>
          </w:rPr>
          <w:tab/>
        </w:r>
        <w:r w:rsidR="000A11A8">
          <w:rPr>
            <w:webHidden/>
          </w:rPr>
          <w:fldChar w:fldCharType="begin"/>
        </w:r>
        <w:r w:rsidR="000A11A8">
          <w:rPr>
            <w:webHidden/>
          </w:rPr>
          <w:instrText xml:space="preserve"> PAGEREF _Toc4146940 \h </w:instrText>
        </w:r>
        <w:r w:rsidR="000A11A8">
          <w:rPr>
            <w:webHidden/>
          </w:rPr>
        </w:r>
        <w:r w:rsidR="000A11A8">
          <w:rPr>
            <w:webHidden/>
          </w:rPr>
          <w:fldChar w:fldCharType="separate"/>
        </w:r>
        <w:r w:rsidR="00A40F9E">
          <w:rPr>
            <w:webHidden/>
          </w:rPr>
          <w:t>5</w:t>
        </w:r>
        <w:r w:rsidR="000A11A8">
          <w:rPr>
            <w:webHidden/>
          </w:rPr>
          <w:fldChar w:fldCharType="end"/>
        </w:r>
      </w:hyperlink>
    </w:p>
    <w:p w14:paraId="4614D35D" w14:textId="3DE0E536" w:rsidR="000A11A8" w:rsidRDefault="00635CE0">
      <w:pPr>
        <w:pStyle w:val="TOC2"/>
        <w:rPr>
          <w:rFonts w:eastAsiaTheme="minorEastAsia" w:cstheme="minorBidi"/>
          <w:smallCaps w:val="0"/>
          <w:sz w:val="22"/>
          <w:szCs w:val="22"/>
        </w:rPr>
      </w:pPr>
      <w:hyperlink w:anchor="_Toc4146941" w:history="1">
        <w:r w:rsidR="000A11A8" w:rsidRPr="00F36CB7">
          <w:rPr>
            <w:rStyle w:val="Hyperlink"/>
          </w:rPr>
          <w:t>1.1.2.</w:t>
        </w:r>
        <w:r w:rsidR="000A11A8">
          <w:rPr>
            <w:rFonts w:eastAsiaTheme="minorEastAsia" w:cstheme="minorBidi"/>
            <w:smallCaps w:val="0"/>
            <w:sz w:val="22"/>
            <w:szCs w:val="22"/>
          </w:rPr>
          <w:tab/>
        </w:r>
        <w:r w:rsidR="000A11A8" w:rsidRPr="00F36CB7">
          <w:rPr>
            <w:rStyle w:val="Hyperlink"/>
          </w:rPr>
          <w:t>Out of Scope</w:t>
        </w:r>
        <w:r w:rsidR="000A11A8">
          <w:rPr>
            <w:webHidden/>
          </w:rPr>
          <w:tab/>
        </w:r>
        <w:r w:rsidR="000A11A8">
          <w:rPr>
            <w:webHidden/>
          </w:rPr>
          <w:fldChar w:fldCharType="begin"/>
        </w:r>
        <w:r w:rsidR="000A11A8">
          <w:rPr>
            <w:webHidden/>
          </w:rPr>
          <w:instrText xml:space="preserve"> PAGEREF _Toc4146941 \h </w:instrText>
        </w:r>
        <w:r w:rsidR="000A11A8">
          <w:rPr>
            <w:webHidden/>
          </w:rPr>
        </w:r>
        <w:r w:rsidR="000A11A8">
          <w:rPr>
            <w:webHidden/>
          </w:rPr>
          <w:fldChar w:fldCharType="separate"/>
        </w:r>
        <w:r w:rsidR="00A40F9E">
          <w:rPr>
            <w:webHidden/>
          </w:rPr>
          <w:t>5</w:t>
        </w:r>
        <w:r w:rsidR="000A11A8">
          <w:rPr>
            <w:webHidden/>
          </w:rPr>
          <w:fldChar w:fldCharType="end"/>
        </w:r>
      </w:hyperlink>
    </w:p>
    <w:p w14:paraId="27FD71C0" w14:textId="067B1BCF" w:rsidR="000A11A8" w:rsidRDefault="00635CE0">
      <w:pPr>
        <w:pStyle w:val="TOC2"/>
        <w:rPr>
          <w:rFonts w:eastAsiaTheme="minorEastAsia" w:cstheme="minorBidi"/>
          <w:smallCaps w:val="0"/>
          <w:sz w:val="22"/>
          <w:szCs w:val="22"/>
        </w:rPr>
      </w:pPr>
      <w:hyperlink w:anchor="_Toc4146942" w:history="1">
        <w:r w:rsidR="000A11A8" w:rsidRPr="00F36CB7">
          <w:rPr>
            <w:rStyle w:val="Hyperlink"/>
          </w:rPr>
          <w:t>1.2.</w:t>
        </w:r>
        <w:r w:rsidR="000A11A8">
          <w:rPr>
            <w:rFonts w:eastAsiaTheme="minorEastAsia" w:cstheme="minorBidi"/>
            <w:smallCaps w:val="0"/>
            <w:sz w:val="22"/>
            <w:szCs w:val="22"/>
          </w:rPr>
          <w:tab/>
        </w:r>
        <w:r w:rsidR="000A11A8" w:rsidRPr="00F36CB7">
          <w:rPr>
            <w:rStyle w:val="Hyperlink"/>
          </w:rPr>
          <w:t>Intended Audience</w:t>
        </w:r>
        <w:r w:rsidR="000A11A8">
          <w:rPr>
            <w:webHidden/>
          </w:rPr>
          <w:tab/>
        </w:r>
        <w:r w:rsidR="000A11A8">
          <w:rPr>
            <w:webHidden/>
          </w:rPr>
          <w:fldChar w:fldCharType="begin"/>
        </w:r>
        <w:r w:rsidR="000A11A8">
          <w:rPr>
            <w:webHidden/>
          </w:rPr>
          <w:instrText xml:space="preserve"> PAGEREF _Toc4146942 \h </w:instrText>
        </w:r>
        <w:r w:rsidR="000A11A8">
          <w:rPr>
            <w:webHidden/>
          </w:rPr>
        </w:r>
        <w:r w:rsidR="000A11A8">
          <w:rPr>
            <w:webHidden/>
          </w:rPr>
          <w:fldChar w:fldCharType="separate"/>
        </w:r>
        <w:r w:rsidR="00A40F9E">
          <w:rPr>
            <w:webHidden/>
          </w:rPr>
          <w:t>5</w:t>
        </w:r>
        <w:r w:rsidR="000A11A8">
          <w:rPr>
            <w:webHidden/>
          </w:rPr>
          <w:fldChar w:fldCharType="end"/>
        </w:r>
      </w:hyperlink>
    </w:p>
    <w:p w14:paraId="410199DB" w14:textId="17D2B3CC" w:rsidR="000A11A8" w:rsidRDefault="00635CE0">
      <w:pPr>
        <w:pStyle w:val="TOC1"/>
        <w:tabs>
          <w:tab w:val="left" w:pos="400"/>
          <w:tab w:val="right" w:leader="dot" w:pos="8965"/>
        </w:tabs>
        <w:rPr>
          <w:rFonts w:eastAsiaTheme="minorEastAsia" w:cstheme="minorBidi"/>
          <w:b w:val="0"/>
          <w:bCs w:val="0"/>
          <w:caps w:val="0"/>
          <w:noProof/>
          <w:sz w:val="22"/>
          <w:szCs w:val="22"/>
        </w:rPr>
      </w:pPr>
      <w:hyperlink w:anchor="_Toc4146943" w:history="1">
        <w:r w:rsidR="000A11A8" w:rsidRPr="00F36CB7">
          <w:rPr>
            <w:rStyle w:val="Hyperlink"/>
            <w:noProof/>
          </w:rPr>
          <w:t>2.</w:t>
        </w:r>
        <w:r w:rsidR="000A11A8">
          <w:rPr>
            <w:rFonts w:eastAsiaTheme="minorEastAsia" w:cstheme="minorBidi"/>
            <w:b w:val="0"/>
            <w:bCs w:val="0"/>
            <w:caps w:val="0"/>
            <w:noProof/>
            <w:sz w:val="22"/>
            <w:szCs w:val="22"/>
          </w:rPr>
          <w:tab/>
        </w:r>
        <w:r w:rsidR="000A11A8" w:rsidRPr="00F36CB7">
          <w:rPr>
            <w:rStyle w:val="Hyperlink"/>
            <w:noProof/>
          </w:rPr>
          <w:t>Business Solution Design</w:t>
        </w:r>
        <w:r w:rsidR="000A11A8">
          <w:rPr>
            <w:noProof/>
            <w:webHidden/>
          </w:rPr>
          <w:tab/>
        </w:r>
        <w:r w:rsidR="000A11A8">
          <w:rPr>
            <w:noProof/>
            <w:webHidden/>
          </w:rPr>
          <w:fldChar w:fldCharType="begin"/>
        </w:r>
        <w:r w:rsidR="000A11A8">
          <w:rPr>
            <w:noProof/>
            <w:webHidden/>
          </w:rPr>
          <w:instrText xml:space="preserve"> PAGEREF _Toc4146943 \h </w:instrText>
        </w:r>
        <w:r w:rsidR="000A11A8">
          <w:rPr>
            <w:noProof/>
            <w:webHidden/>
          </w:rPr>
        </w:r>
        <w:r w:rsidR="000A11A8">
          <w:rPr>
            <w:noProof/>
            <w:webHidden/>
          </w:rPr>
          <w:fldChar w:fldCharType="separate"/>
        </w:r>
        <w:r w:rsidR="00A40F9E">
          <w:rPr>
            <w:noProof/>
            <w:webHidden/>
          </w:rPr>
          <w:t>6</w:t>
        </w:r>
        <w:r w:rsidR="000A11A8">
          <w:rPr>
            <w:noProof/>
            <w:webHidden/>
          </w:rPr>
          <w:fldChar w:fldCharType="end"/>
        </w:r>
      </w:hyperlink>
    </w:p>
    <w:p w14:paraId="75784EDB" w14:textId="3558AC0B" w:rsidR="000A11A8" w:rsidRDefault="00635CE0">
      <w:pPr>
        <w:pStyle w:val="TOC2"/>
        <w:rPr>
          <w:rFonts w:eastAsiaTheme="minorEastAsia" w:cstheme="minorBidi"/>
          <w:smallCaps w:val="0"/>
          <w:sz w:val="22"/>
          <w:szCs w:val="22"/>
        </w:rPr>
      </w:pPr>
      <w:hyperlink w:anchor="_Toc4146944" w:history="1">
        <w:r w:rsidR="000A11A8" w:rsidRPr="00F36CB7">
          <w:rPr>
            <w:rStyle w:val="Hyperlink"/>
          </w:rPr>
          <w:t>2.1.</w:t>
        </w:r>
        <w:r w:rsidR="000A11A8">
          <w:rPr>
            <w:rFonts w:eastAsiaTheme="minorEastAsia" w:cstheme="minorBidi"/>
            <w:smallCaps w:val="0"/>
            <w:sz w:val="22"/>
            <w:szCs w:val="22"/>
          </w:rPr>
          <w:tab/>
        </w:r>
        <w:r w:rsidR="000A11A8" w:rsidRPr="00F36CB7">
          <w:rPr>
            <w:rStyle w:val="Hyperlink"/>
          </w:rPr>
          <w:t>High Level Business Requirements</w:t>
        </w:r>
        <w:r w:rsidR="000A11A8">
          <w:rPr>
            <w:webHidden/>
          </w:rPr>
          <w:tab/>
        </w:r>
        <w:r w:rsidR="000A11A8">
          <w:rPr>
            <w:webHidden/>
          </w:rPr>
          <w:fldChar w:fldCharType="begin"/>
        </w:r>
        <w:r w:rsidR="000A11A8">
          <w:rPr>
            <w:webHidden/>
          </w:rPr>
          <w:instrText xml:space="preserve"> PAGEREF _Toc4146944 \h </w:instrText>
        </w:r>
        <w:r w:rsidR="000A11A8">
          <w:rPr>
            <w:webHidden/>
          </w:rPr>
        </w:r>
        <w:r w:rsidR="000A11A8">
          <w:rPr>
            <w:webHidden/>
          </w:rPr>
          <w:fldChar w:fldCharType="separate"/>
        </w:r>
        <w:r w:rsidR="00A40F9E">
          <w:rPr>
            <w:webHidden/>
          </w:rPr>
          <w:t>6</w:t>
        </w:r>
        <w:r w:rsidR="000A11A8">
          <w:rPr>
            <w:webHidden/>
          </w:rPr>
          <w:fldChar w:fldCharType="end"/>
        </w:r>
      </w:hyperlink>
    </w:p>
    <w:p w14:paraId="237621C5" w14:textId="451C8472" w:rsidR="000A11A8" w:rsidRDefault="00635CE0">
      <w:pPr>
        <w:pStyle w:val="TOC2"/>
        <w:rPr>
          <w:rFonts w:eastAsiaTheme="minorEastAsia" w:cstheme="minorBidi"/>
          <w:smallCaps w:val="0"/>
          <w:sz w:val="22"/>
          <w:szCs w:val="22"/>
        </w:rPr>
      </w:pPr>
      <w:hyperlink w:anchor="_Toc4146945" w:history="1">
        <w:r w:rsidR="000A11A8" w:rsidRPr="00F36CB7">
          <w:rPr>
            <w:rStyle w:val="Hyperlink"/>
          </w:rPr>
          <w:t>2.2.</w:t>
        </w:r>
        <w:r w:rsidR="000A11A8">
          <w:rPr>
            <w:rFonts w:eastAsiaTheme="minorEastAsia" w:cstheme="minorBidi"/>
            <w:smallCaps w:val="0"/>
            <w:sz w:val="22"/>
            <w:szCs w:val="22"/>
          </w:rPr>
          <w:tab/>
        </w:r>
        <w:r w:rsidR="000A11A8" w:rsidRPr="00F36CB7">
          <w:rPr>
            <w:rStyle w:val="Hyperlink"/>
          </w:rPr>
          <w:t>User Story / Use Case</w:t>
        </w:r>
        <w:r w:rsidR="000A11A8">
          <w:rPr>
            <w:webHidden/>
          </w:rPr>
          <w:tab/>
        </w:r>
        <w:r w:rsidR="000A11A8">
          <w:rPr>
            <w:webHidden/>
          </w:rPr>
          <w:fldChar w:fldCharType="begin"/>
        </w:r>
        <w:r w:rsidR="000A11A8">
          <w:rPr>
            <w:webHidden/>
          </w:rPr>
          <w:instrText xml:space="preserve"> PAGEREF _Toc4146945 \h </w:instrText>
        </w:r>
        <w:r w:rsidR="000A11A8">
          <w:rPr>
            <w:webHidden/>
          </w:rPr>
        </w:r>
        <w:r w:rsidR="000A11A8">
          <w:rPr>
            <w:webHidden/>
          </w:rPr>
          <w:fldChar w:fldCharType="separate"/>
        </w:r>
        <w:r w:rsidR="00A40F9E">
          <w:rPr>
            <w:webHidden/>
          </w:rPr>
          <w:t>6</w:t>
        </w:r>
        <w:r w:rsidR="000A11A8">
          <w:rPr>
            <w:webHidden/>
          </w:rPr>
          <w:fldChar w:fldCharType="end"/>
        </w:r>
      </w:hyperlink>
    </w:p>
    <w:p w14:paraId="05FA3FF0" w14:textId="35812CAE" w:rsidR="000A11A8" w:rsidRDefault="00635CE0">
      <w:pPr>
        <w:pStyle w:val="TOC2"/>
        <w:rPr>
          <w:rFonts w:eastAsiaTheme="minorEastAsia" w:cstheme="minorBidi"/>
          <w:smallCaps w:val="0"/>
          <w:sz w:val="22"/>
          <w:szCs w:val="22"/>
        </w:rPr>
      </w:pPr>
      <w:hyperlink w:anchor="_Toc4146946" w:history="1">
        <w:r w:rsidR="000A11A8" w:rsidRPr="00F36CB7">
          <w:rPr>
            <w:rStyle w:val="Hyperlink"/>
          </w:rPr>
          <w:t>2.3.</w:t>
        </w:r>
        <w:r w:rsidR="000A11A8">
          <w:rPr>
            <w:rFonts w:eastAsiaTheme="minorEastAsia" w:cstheme="minorBidi"/>
            <w:smallCaps w:val="0"/>
            <w:sz w:val="22"/>
            <w:szCs w:val="22"/>
          </w:rPr>
          <w:tab/>
        </w:r>
        <w:r w:rsidR="000A11A8" w:rsidRPr="00F36CB7">
          <w:rPr>
            <w:rStyle w:val="Hyperlink"/>
          </w:rPr>
          <w:t>User Context</w:t>
        </w:r>
        <w:r w:rsidR="000A11A8">
          <w:rPr>
            <w:webHidden/>
          </w:rPr>
          <w:tab/>
        </w:r>
        <w:r w:rsidR="000A11A8">
          <w:rPr>
            <w:webHidden/>
          </w:rPr>
          <w:fldChar w:fldCharType="begin"/>
        </w:r>
        <w:r w:rsidR="000A11A8">
          <w:rPr>
            <w:webHidden/>
          </w:rPr>
          <w:instrText xml:space="preserve"> PAGEREF _Toc4146946 \h </w:instrText>
        </w:r>
        <w:r w:rsidR="000A11A8">
          <w:rPr>
            <w:webHidden/>
          </w:rPr>
        </w:r>
        <w:r w:rsidR="000A11A8">
          <w:rPr>
            <w:webHidden/>
          </w:rPr>
          <w:fldChar w:fldCharType="separate"/>
        </w:r>
        <w:r w:rsidR="00A40F9E">
          <w:rPr>
            <w:webHidden/>
          </w:rPr>
          <w:t>6</w:t>
        </w:r>
        <w:r w:rsidR="000A11A8">
          <w:rPr>
            <w:webHidden/>
          </w:rPr>
          <w:fldChar w:fldCharType="end"/>
        </w:r>
      </w:hyperlink>
    </w:p>
    <w:p w14:paraId="6C738498" w14:textId="71AA7C04" w:rsidR="000A11A8" w:rsidRDefault="00635CE0">
      <w:pPr>
        <w:pStyle w:val="TOC2"/>
        <w:rPr>
          <w:rFonts w:eastAsiaTheme="minorEastAsia" w:cstheme="minorBidi"/>
          <w:smallCaps w:val="0"/>
          <w:sz w:val="22"/>
          <w:szCs w:val="22"/>
        </w:rPr>
      </w:pPr>
      <w:hyperlink w:anchor="_Toc4146947" w:history="1">
        <w:r w:rsidR="000A11A8" w:rsidRPr="00F36CB7">
          <w:rPr>
            <w:rStyle w:val="Hyperlink"/>
          </w:rPr>
          <w:t>2.4.</w:t>
        </w:r>
        <w:r w:rsidR="000A11A8">
          <w:rPr>
            <w:rFonts w:eastAsiaTheme="minorEastAsia" w:cstheme="minorBidi"/>
            <w:smallCaps w:val="0"/>
            <w:sz w:val="22"/>
            <w:szCs w:val="22"/>
          </w:rPr>
          <w:tab/>
        </w:r>
        <w:r w:rsidR="000A11A8" w:rsidRPr="00F36CB7">
          <w:rPr>
            <w:rStyle w:val="Hyperlink"/>
          </w:rPr>
          <w:t>User locations</w:t>
        </w:r>
        <w:r w:rsidR="000A11A8">
          <w:rPr>
            <w:webHidden/>
          </w:rPr>
          <w:tab/>
        </w:r>
        <w:r w:rsidR="000A11A8">
          <w:rPr>
            <w:webHidden/>
          </w:rPr>
          <w:fldChar w:fldCharType="begin"/>
        </w:r>
        <w:r w:rsidR="000A11A8">
          <w:rPr>
            <w:webHidden/>
          </w:rPr>
          <w:instrText xml:space="preserve"> PAGEREF _Toc4146947 \h </w:instrText>
        </w:r>
        <w:r w:rsidR="000A11A8">
          <w:rPr>
            <w:webHidden/>
          </w:rPr>
        </w:r>
        <w:r w:rsidR="000A11A8">
          <w:rPr>
            <w:webHidden/>
          </w:rPr>
          <w:fldChar w:fldCharType="separate"/>
        </w:r>
        <w:r w:rsidR="00A40F9E">
          <w:rPr>
            <w:webHidden/>
          </w:rPr>
          <w:t>7</w:t>
        </w:r>
        <w:r w:rsidR="000A11A8">
          <w:rPr>
            <w:webHidden/>
          </w:rPr>
          <w:fldChar w:fldCharType="end"/>
        </w:r>
      </w:hyperlink>
    </w:p>
    <w:p w14:paraId="26B2B414" w14:textId="1114D3BC" w:rsidR="000A11A8" w:rsidRDefault="00635CE0">
      <w:pPr>
        <w:pStyle w:val="TOC2"/>
        <w:rPr>
          <w:rFonts w:eastAsiaTheme="minorEastAsia" w:cstheme="minorBidi"/>
          <w:smallCaps w:val="0"/>
          <w:sz w:val="22"/>
          <w:szCs w:val="22"/>
        </w:rPr>
      </w:pPr>
      <w:hyperlink w:anchor="_Toc4146954" w:history="1">
        <w:r w:rsidR="000A11A8" w:rsidRPr="00F36CB7">
          <w:rPr>
            <w:rStyle w:val="Hyperlink"/>
          </w:rPr>
          <w:t>2.5.</w:t>
        </w:r>
        <w:r w:rsidR="000A11A8">
          <w:rPr>
            <w:rFonts w:eastAsiaTheme="minorEastAsia" w:cstheme="minorBidi"/>
            <w:smallCaps w:val="0"/>
            <w:sz w:val="22"/>
            <w:szCs w:val="22"/>
          </w:rPr>
          <w:tab/>
        </w:r>
        <w:r w:rsidR="000A11A8" w:rsidRPr="00F36CB7">
          <w:rPr>
            <w:rStyle w:val="Hyperlink"/>
          </w:rPr>
          <w:t>Key Design Constraints</w:t>
        </w:r>
        <w:r w:rsidR="000A11A8">
          <w:rPr>
            <w:webHidden/>
          </w:rPr>
          <w:tab/>
        </w:r>
        <w:r w:rsidR="000A11A8">
          <w:rPr>
            <w:webHidden/>
          </w:rPr>
          <w:fldChar w:fldCharType="begin"/>
        </w:r>
        <w:r w:rsidR="000A11A8">
          <w:rPr>
            <w:webHidden/>
          </w:rPr>
          <w:instrText xml:space="preserve"> PAGEREF _Toc4146954 \h </w:instrText>
        </w:r>
        <w:r w:rsidR="000A11A8">
          <w:rPr>
            <w:webHidden/>
          </w:rPr>
        </w:r>
        <w:r w:rsidR="000A11A8">
          <w:rPr>
            <w:webHidden/>
          </w:rPr>
          <w:fldChar w:fldCharType="separate"/>
        </w:r>
        <w:r w:rsidR="00A40F9E">
          <w:rPr>
            <w:webHidden/>
          </w:rPr>
          <w:t>7</w:t>
        </w:r>
        <w:r w:rsidR="000A11A8">
          <w:rPr>
            <w:webHidden/>
          </w:rPr>
          <w:fldChar w:fldCharType="end"/>
        </w:r>
      </w:hyperlink>
    </w:p>
    <w:p w14:paraId="30B33CA8" w14:textId="406F0967" w:rsidR="000A11A8" w:rsidRDefault="00635CE0">
      <w:pPr>
        <w:pStyle w:val="TOC2"/>
        <w:rPr>
          <w:rFonts w:eastAsiaTheme="minorEastAsia" w:cstheme="minorBidi"/>
          <w:smallCaps w:val="0"/>
          <w:sz w:val="22"/>
          <w:szCs w:val="22"/>
        </w:rPr>
      </w:pPr>
      <w:hyperlink w:anchor="_Toc4146956" w:history="1">
        <w:r w:rsidR="000A11A8" w:rsidRPr="00F36CB7">
          <w:rPr>
            <w:rStyle w:val="Hyperlink"/>
          </w:rPr>
          <w:t>2.6.</w:t>
        </w:r>
        <w:r w:rsidR="000A11A8">
          <w:rPr>
            <w:rFonts w:eastAsiaTheme="minorEastAsia" w:cstheme="minorBidi"/>
            <w:smallCaps w:val="0"/>
            <w:sz w:val="22"/>
            <w:szCs w:val="22"/>
          </w:rPr>
          <w:tab/>
        </w:r>
        <w:r w:rsidR="000A11A8" w:rsidRPr="00F36CB7">
          <w:rPr>
            <w:rStyle w:val="Hyperlink"/>
          </w:rPr>
          <w:t>Dependencies</w:t>
        </w:r>
        <w:r w:rsidR="000A11A8">
          <w:rPr>
            <w:webHidden/>
          </w:rPr>
          <w:tab/>
        </w:r>
        <w:r w:rsidR="000A11A8">
          <w:rPr>
            <w:webHidden/>
          </w:rPr>
          <w:fldChar w:fldCharType="begin"/>
        </w:r>
        <w:r w:rsidR="000A11A8">
          <w:rPr>
            <w:webHidden/>
          </w:rPr>
          <w:instrText xml:space="preserve"> PAGEREF _Toc4146956 \h </w:instrText>
        </w:r>
        <w:r w:rsidR="000A11A8">
          <w:rPr>
            <w:webHidden/>
          </w:rPr>
        </w:r>
        <w:r w:rsidR="000A11A8">
          <w:rPr>
            <w:webHidden/>
          </w:rPr>
          <w:fldChar w:fldCharType="separate"/>
        </w:r>
        <w:r w:rsidR="00A40F9E">
          <w:rPr>
            <w:webHidden/>
          </w:rPr>
          <w:t>7</w:t>
        </w:r>
        <w:r w:rsidR="000A11A8">
          <w:rPr>
            <w:webHidden/>
          </w:rPr>
          <w:fldChar w:fldCharType="end"/>
        </w:r>
      </w:hyperlink>
    </w:p>
    <w:p w14:paraId="672AC741" w14:textId="6FF4E0E9" w:rsidR="000A11A8" w:rsidRDefault="00635CE0">
      <w:pPr>
        <w:pStyle w:val="TOC2"/>
        <w:rPr>
          <w:rFonts w:eastAsiaTheme="minorEastAsia" w:cstheme="minorBidi"/>
          <w:smallCaps w:val="0"/>
          <w:sz w:val="22"/>
          <w:szCs w:val="22"/>
        </w:rPr>
      </w:pPr>
      <w:hyperlink w:anchor="_Toc4146957" w:history="1">
        <w:r w:rsidR="000A11A8" w:rsidRPr="00F36CB7">
          <w:rPr>
            <w:rStyle w:val="Hyperlink"/>
          </w:rPr>
          <w:t>2.7.</w:t>
        </w:r>
        <w:r w:rsidR="000A11A8">
          <w:rPr>
            <w:rFonts w:eastAsiaTheme="minorEastAsia" w:cstheme="minorBidi"/>
            <w:smallCaps w:val="0"/>
            <w:sz w:val="22"/>
            <w:szCs w:val="22"/>
          </w:rPr>
          <w:tab/>
        </w:r>
        <w:r w:rsidR="000A11A8" w:rsidRPr="00F36CB7">
          <w:rPr>
            <w:rStyle w:val="Hyperlink"/>
          </w:rPr>
          <w:t>Risks</w:t>
        </w:r>
        <w:r w:rsidR="000A11A8">
          <w:rPr>
            <w:webHidden/>
          </w:rPr>
          <w:tab/>
        </w:r>
        <w:r w:rsidR="000A11A8">
          <w:rPr>
            <w:webHidden/>
          </w:rPr>
          <w:fldChar w:fldCharType="begin"/>
        </w:r>
        <w:r w:rsidR="000A11A8">
          <w:rPr>
            <w:webHidden/>
          </w:rPr>
          <w:instrText xml:space="preserve"> PAGEREF _Toc4146957 \h </w:instrText>
        </w:r>
        <w:r w:rsidR="000A11A8">
          <w:rPr>
            <w:webHidden/>
          </w:rPr>
        </w:r>
        <w:r w:rsidR="000A11A8">
          <w:rPr>
            <w:webHidden/>
          </w:rPr>
          <w:fldChar w:fldCharType="separate"/>
        </w:r>
        <w:r w:rsidR="00A40F9E">
          <w:rPr>
            <w:webHidden/>
          </w:rPr>
          <w:t>8</w:t>
        </w:r>
        <w:r w:rsidR="000A11A8">
          <w:rPr>
            <w:webHidden/>
          </w:rPr>
          <w:fldChar w:fldCharType="end"/>
        </w:r>
      </w:hyperlink>
    </w:p>
    <w:p w14:paraId="6F2AFABA" w14:textId="696273AA" w:rsidR="000A11A8" w:rsidRDefault="00635CE0">
      <w:pPr>
        <w:pStyle w:val="TOC2"/>
        <w:rPr>
          <w:rFonts w:eastAsiaTheme="minorEastAsia" w:cstheme="minorBidi"/>
          <w:smallCaps w:val="0"/>
          <w:sz w:val="22"/>
          <w:szCs w:val="22"/>
        </w:rPr>
      </w:pPr>
      <w:hyperlink w:anchor="_Toc4146960" w:history="1">
        <w:r w:rsidR="000A11A8" w:rsidRPr="00F36CB7">
          <w:rPr>
            <w:rStyle w:val="Hyperlink"/>
          </w:rPr>
          <w:t>2.8.</w:t>
        </w:r>
        <w:r w:rsidR="000A11A8">
          <w:rPr>
            <w:rFonts w:eastAsiaTheme="minorEastAsia" w:cstheme="minorBidi"/>
            <w:smallCaps w:val="0"/>
            <w:sz w:val="22"/>
            <w:szCs w:val="22"/>
          </w:rPr>
          <w:tab/>
        </w:r>
        <w:r w:rsidR="000A11A8" w:rsidRPr="00F36CB7">
          <w:rPr>
            <w:rStyle w:val="Hyperlink"/>
          </w:rPr>
          <w:t>Issues</w:t>
        </w:r>
        <w:r w:rsidR="000A11A8">
          <w:rPr>
            <w:webHidden/>
          </w:rPr>
          <w:tab/>
        </w:r>
        <w:r w:rsidR="000A11A8">
          <w:rPr>
            <w:webHidden/>
          </w:rPr>
          <w:fldChar w:fldCharType="begin"/>
        </w:r>
        <w:r w:rsidR="000A11A8">
          <w:rPr>
            <w:webHidden/>
          </w:rPr>
          <w:instrText xml:space="preserve"> PAGEREF _Toc4146960 \h </w:instrText>
        </w:r>
        <w:r w:rsidR="000A11A8">
          <w:rPr>
            <w:webHidden/>
          </w:rPr>
        </w:r>
        <w:r w:rsidR="000A11A8">
          <w:rPr>
            <w:webHidden/>
          </w:rPr>
          <w:fldChar w:fldCharType="separate"/>
        </w:r>
        <w:r w:rsidR="00A40F9E">
          <w:rPr>
            <w:webHidden/>
          </w:rPr>
          <w:t>8</w:t>
        </w:r>
        <w:r w:rsidR="000A11A8">
          <w:rPr>
            <w:webHidden/>
          </w:rPr>
          <w:fldChar w:fldCharType="end"/>
        </w:r>
      </w:hyperlink>
    </w:p>
    <w:p w14:paraId="5EE1A3E9" w14:textId="66AE2BB9" w:rsidR="000A11A8" w:rsidRDefault="00635CE0">
      <w:pPr>
        <w:pStyle w:val="TOC2"/>
        <w:rPr>
          <w:rFonts w:eastAsiaTheme="minorEastAsia" w:cstheme="minorBidi"/>
          <w:smallCaps w:val="0"/>
          <w:sz w:val="22"/>
          <w:szCs w:val="22"/>
        </w:rPr>
      </w:pPr>
      <w:hyperlink w:anchor="_Toc4146964" w:history="1">
        <w:r w:rsidR="000A11A8" w:rsidRPr="00F36CB7">
          <w:rPr>
            <w:rStyle w:val="Hyperlink"/>
          </w:rPr>
          <w:t>2.9.</w:t>
        </w:r>
        <w:r w:rsidR="000A11A8">
          <w:rPr>
            <w:rFonts w:eastAsiaTheme="minorEastAsia" w:cstheme="minorBidi"/>
            <w:smallCaps w:val="0"/>
            <w:sz w:val="22"/>
            <w:szCs w:val="22"/>
          </w:rPr>
          <w:tab/>
        </w:r>
        <w:r w:rsidR="000A11A8" w:rsidRPr="00F36CB7">
          <w:rPr>
            <w:rStyle w:val="Hyperlink"/>
          </w:rPr>
          <w:t>Work carried out to date</w:t>
        </w:r>
        <w:r w:rsidR="000A11A8">
          <w:rPr>
            <w:webHidden/>
          </w:rPr>
          <w:tab/>
        </w:r>
        <w:r w:rsidR="000A11A8">
          <w:rPr>
            <w:webHidden/>
          </w:rPr>
          <w:fldChar w:fldCharType="begin"/>
        </w:r>
        <w:r w:rsidR="000A11A8">
          <w:rPr>
            <w:webHidden/>
          </w:rPr>
          <w:instrText xml:space="preserve"> PAGEREF _Toc4146964 \h </w:instrText>
        </w:r>
        <w:r w:rsidR="000A11A8">
          <w:rPr>
            <w:webHidden/>
          </w:rPr>
        </w:r>
        <w:r w:rsidR="000A11A8">
          <w:rPr>
            <w:webHidden/>
          </w:rPr>
          <w:fldChar w:fldCharType="separate"/>
        </w:r>
        <w:r w:rsidR="00A40F9E">
          <w:rPr>
            <w:webHidden/>
          </w:rPr>
          <w:t>8</w:t>
        </w:r>
        <w:r w:rsidR="000A11A8">
          <w:rPr>
            <w:webHidden/>
          </w:rPr>
          <w:fldChar w:fldCharType="end"/>
        </w:r>
      </w:hyperlink>
    </w:p>
    <w:p w14:paraId="115A02AE" w14:textId="7C666D2C" w:rsidR="000A11A8" w:rsidRDefault="00635CE0">
      <w:pPr>
        <w:pStyle w:val="TOC2"/>
        <w:rPr>
          <w:rFonts w:eastAsiaTheme="minorEastAsia" w:cstheme="minorBidi"/>
          <w:smallCaps w:val="0"/>
          <w:sz w:val="22"/>
          <w:szCs w:val="22"/>
        </w:rPr>
      </w:pPr>
      <w:hyperlink w:anchor="_Toc4146965" w:history="1">
        <w:r w:rsidR="000A11A8" w:rsidRPr="00F36CB7">
          <w:rPr>
            <w:rStyle w:val="Hyperlink"/>
          </w:rPr>
          <w:t>2.10.</w:t>
        </w:r>
        <w:r w:rsidR="000A11A8">
          <w:rPr>
            <w:rFonts w:eastAsiaTheme="minorEastAsia" w:cstheme="minorBidi"/>
            <w:smallCaps w:val="0"/>
            <w:sz w:val="22"/>
            <w:szCs w:val="22"/>
          </w:rPr>
          <w:tab/>
        </w:r>
        <w:r w:rsidR="000A11A8" w:rsidRPr="00F36CB7">
          <w:rPr>
            <w:rStyle w:val="Hyperlink"/>
          </w:rPr>
          <w:t>Key design decisions summary</w:t>
        </w:r>
        <w:r w:rsidR="000A11A8">
          <w:rPr>
            <w:webHidden/>
          </w:rPr>
          <w:tab/>
        </w:r>
        <w:r w:rsidR="000A11A8">
          <w:rPr>
            <w:webHidden/>
          </w:rPr>
          <w:fldChar w:fldCharType="begin"/>
        </w:r>
        <w:r w:rsidR="000A11A8">
          <w:rPr>
            <w:webHidden/>
          </w:rPr>
          <w:instrText xml:space="preserve"> PAGEREF _Toc4146965 \h </w:instrText>
        </w:r>
        <w:r w:rsidR="000A11A8">
          <w:rPr>
            <w:webHidden/>
          </w:rPr>
        </w:r>
        <w:r w:rsidR="000A11A8">
          <w:rPr>
            <w:webHidden/>
          </w:rPr>
          <w:fldChar w:fldCharType="separate"/>
        </w:r>
        <w:r w:rsidR="00A40F9E">
          <w:rPr>
            <w:webHidden/>
          </w:rPr>
          <w:t>9</w:t>
        </w:r>
        <w:r w:rsidR="000A11A8">
          <w:rPr>
            <w:webHidden/>
          </w:rPr>
          <w:fldChar w:fldCharType="end"/>
        </w:r>
      </w:hyperlink>
    </w:p>
    <w:p w14:paraId="4525894E" w14:textId="795BBC86" w:rsidR="000A11A8" w:rsidRDefault="00635CE0">
      <w:pPr>
        <w:pStyle w:val="TOC1"/>
        <w:tabs>
          <w:tab w:val="left" w:pos="400"/>
          <w:tab w:val="right" w:leader="dot" w:pos="8965"/>
        </w:tabs>
        <w:rPr>
          <w:rFonts w:eastAsiaTheme="minorEastAsia" w:cstheme="minorBidi"/>
          <w:b w:val="0"/>
          <w:bCs w:val="0"/>
          <w:caps w:val="0"/>
          <w:noProof/>
          <w:sz w:val="22"/>
          <w:szCs w:val="22"/>
        </w:rPr>
      </w:pPr>
      <w:hyperlink w:anchor="_Toc4146966" w:history="1">
        <w:r w:rsidR="000A11A8" w:rsidRPr="00F36CB7">
          <w:rPr>
            <w:rStyle w:val="Hyperlink"/>
            <w:noProof/>
          </w:rPr>
          <w:t>3.</w:t>
        </w:r>
        <w:r w:rsidR="000A11A8">
          <w:rPr>
            <w:rFonts w:eastAsiaTheme="minorEastAsia" w:cstheme="minorBidi"/>
            <w:b w:val="0"/>
            <w:bCs w:val="0"/>
            <w:caps w:val="0"/>
            <w:noProof/>
            <w:sz w:val="22"/>
            <w:szCs w:val="22"/>
          </w:rPr>
          <w:tab/>
        </w:r>
        <w:r w:rsidR="000A11A8" w:rsidRPr="00F36CB7">
          <w:rPr>
            <w:rStyle w:val="Hyperlink"/>
            <w:noProof/>
          </w:rPr>
          <w:t>Technical Solution Design</w:t>
        </w:r>
        <w:r w:rsidR="000A11A8">
          <w:rPr>
            <w:noProof/>
            <w:webHidden/>
          </w:rPr>
          <w:tab/>
        </w:r>
        <w:r w:rsidR="000A11A8">
          <w:rPr>
            <w:noProof/>
            <w:webHidden/>
          </w:rPr>
          <w:fldChar w:fldCharType="begin"/>
        </w:r>
        <w:r w:rsidR="000A11A8">
          <w:rPr>
            <w:noProof/>
            <w:webHidden/>
          </w:rPr>
          <w:instrText xml:space="preserve"> PAGEREF _Toc4146966 \h </w:instrText>
        </w:r>
        <w:r w:rsidR="000A11A8">
          <w:rPr>
            <w:noProof/>
            <w:webHidden/>
          </w:rPr>
        </w:r>
        <w:r w:rsidR="000A11A8">
          <w:rPr>
            <w:noProof/>
            <w:webHidden/>
          </w:rPr>
          <w:fldChar w:fldCharType="separate"/>
        </w:r>
        <w:r w:rsidR="00A40F9E">
          <w:rPr>
            <w:noProof/>
            <w:webHidden/>
          </w:rPr>
          <w:t>10</w:t>
        </w:r>
        <w:r w:rsidR="000A11A8">
          <w:rPr>
            <w:noProof/>
            <w:webHidden/>
          </w:rPr>
          <w:fldChar w:fldCharType="end"/>
        </w:r>
      </w:hyperlink>
    </w:p>
    <w:p w14:paraId="4C1142BD" w14:textId="2514C5CA" w:rsidR="000A11A8" w:rsidRDefault="00635CE0">
      <w:pPr>
        <w:pStyle w:val="TOC2"/>
        <w:rPr>
          <w:rFonts w:eastAsiaTheme="minorEastAsia" w:cstheme="minorBidi"/>
          <w:smallCaps w:val="0"/>
          <w:sz w:val="22"/>
          <w:szCs w:val="22"/>
        </w:rPr>
      </w:pPr>
      <w:hyperlink w:anchor="_Toc4146990" w:history="1">
        <w:r w:rsidR="000A11A8" w:rsidRPr="00F36CB7">
          <w:rPr>
            <w:rStyle w:val="Hyperlink"/>
            <w:bCs/>
          </w:rPr>
          <w:t>3.1.</w:t>
        </w:r>
        <w:r w:rsidR="000A11A8">
          <w:rPr>
            <w:rFonts w:eastAsiaTheme="minorEastAsia" w:cstheme="minorBidi"/>
            <w:smallCaps w:val="0"/>
            <w:sz w:val="22"/>
            <w:szCs w:val="22"/>
          </w:rPr>
          <w:tab/>
        </w:r>
        <w:r w:rsidR="000A11A8" w:rsidRPr="00F36CB7">
          <w:rPr>
            <w:rStyle w:val="Hyperlink"/>
          </w:rPr>
          <w:t>Overview of Technical Solution</w:t>
        </w:r>
        <w:r w:rsidR="000A11A8">
          <w:rPr>
            <w:webHidden/>
          </w:rPr>
          <w:tab/>
        </w:r>
        <w:r w:rsidR="000A11A8">
          <w:rPr>
            <w:webHidden/>
          </w:rPr>
          <w:fldChar w:fldCharType="begin"/>
        </w:r>
        <w:r w:rsidR="000A11A8">
          <w:rPr>
            <w:webHidden/>
          </w:rPr>
          <w:instrText xml:space="preserve"> PAGEREF _Toc4146990 \h </w:instrText>
        </w:r>
        <w:r w:rsidR="000A11A8">
          <w:rPr>
            <w:webHidden/>
          </w:rPr>
        </w:r>
        <w:r w:rsidR="000A11A8">
          <w:rPr>
            <w:webHidden/>
          </w:rPr>
          <w:fldChar w:fldCharType="separate"/>
        </w:r>
        <w:r w:rsidR="00A40F9E">
          <w:rPr>
            <w:webHidden/>
          </w:rPr>
          <w:t>10</w:t>
        </w:r>
        <w:r w:rsidR="000A11A8">
          <w:rPr>
            <w:webHidden/>
          </w:rPr>
          <w:fldChar w:fldCharType="end"/>
        </w:r>
      </w:hyperlink>
    </w:p>
    <w:p w14:paraId="4D3A187D" w14:textId="4C2802C0" w:rsidR="000A11A8" w:rsidRDefault="00635CE0">
      <w:pPr>
        <w:pStyle w:val="TOC2"/>
        <w:rPr>
          <w:rFonts w:eastAsiaTheme="minorEastAsia" w:cstheme="minorBidi"/>
          <w:smallCaps w:val="0"/>
          <w:sz w:val="22"/>
          <w:szCs w:val="22"/>
        </w:rPr>
      </w:pPr>
      <w:hyperlink w:anchor="_Toc4146991" w:history="1">
        <w:r w:rsidR="000A11A8" w:rsidRPr="00F36CB7">
          <w:rPr>
            <w:rStyle w:val="Hyperlink"/>
          </w:rPr>
          <w:t>3.1.1.</w:t>
        </w:r>
        <w:r w:rsidR="000A11A8">
          <w:rPr>
            <w:rFonts w:eastAsiaTheme="minorEastAsia" w:cstheme="minorBidi"/>
            <w:smallCaps w:val="0"/>
            <w:sz w:val="22"/>
            <w:szCs w:val="22"/>
          </w:rPr>
          <w:tab/>
        </w:r>
        <w:r w:rsidR="000A11A8" w:rsidRPr="00F36CB7">
          <w:rPr>
            <w:rStyle w:val="Hyperlink"/>
          </w:rPr>
          <w:t>System Components</w:t>
        </w:r>
        <w:r w:rsidR="000A11A8">
          <w:rPr>
            <w:webHidden/>
          </w:rPr>
          <w:tab/>
        </w:r>
        <w:r w:rsidR="000A11A8">
          <w:rPr>
            <w:webHidden/>
          </w:rPr>
          <w:fldChar w:fldCharType="begin"/>
        </w:r>
        <w:r w:rsidR="000A11A8">
          <w:rPr>
            <w:webHidden/>
          </w:rPr>
          <w:instrText xml:space="preserve"> PAGEREF _Toc4146991 \h </w:instrText>
        </w:r>
        <w:r w:rsidR="000A11A8">
          <w:rPr>
            <w:webHidden/>
          </w:rPr>
        </w:r>
        <w:r w:rsidR="000A11A8">
          <w:rPr>
            <w:webHidden/>
          </w:rPr>
          <w:fldChar w:fldCharType="separate"/>
        </w:r>
        <w:r w:rsidR="00A40F9E">
          <w:rPr>
            <w:webHidden/>
          </w:rPr>
          <w:t>12</w:t>
        </w:r>
        <w:r w:rsidR="000A11A8">
          <w:rPr>
            <w:webHidden/>
          </w:rPr>
          <w:fldChar w:fldCharType="end"/>
        </w:r>
      </w:hyperlink>
    </w:p>
    <w:p w14:paraId="48CA465B" w14:textId="7D0A01A2" w:rsidR="000A11A8" w:rsidRDefault="00635CE0">
      <w:pPr>
        <w:pStyle w:val="TOC2"/>
        <w:rPr>
          <w:rFonts w:eastAsiaTheme="minorEastAsia" w:cstheme="minorBidi"/>
          <w:smallCaps w:val="0"/>
          <w:sz w:val="22"/>
          <w:szCs w:val="22"/>
        </w:rPr>
      </w:pPr>
      <w:hyperlink w:anchor="_Toc4146992" w:history="1">
        <w:r w:rsidR="000A11A8" w:rsidRPr="00F36CB7">
          <w:rPr>
            <w:rStyle w:val="Hyperlink"/>
          </w:rPr>
          <w:t>3.2.</w:t>
        </w:r>
        <w:r w:rsidR="000A11A8">
          <w:rPr>
            <w:rFonts w:eastAsiaTheme="minorEastAsia" w:cstheme="minorBidi"/>
            <w:smallCaps w:val="0"/>
            <w:sz w:val="22"/>
            <w:szCs w:val="22"/>
          </w:rPr>
          <w:tab/>
        </w:r>
        <w:r w:rsidR="000A11A8" w:rsidRPr="00F36CB7">
          <w:rPr>
            <w:rStyle w:val="Hyperlink"/>
          </w:rPr>
          <w:t>RAFM Execution Server Components</w:t>
        </w:r>
        <w:r w:rsidR="000A11A8">
          <w:rPr>
            <w:webHidden/>
          </w:rPr>
          <w:tab/>
        </w:r>
        <w:r w:rsidR="000A11A8">
          <w:rPr>
            <w:webHidden/>
          </w:rPr>
          <w:fldChar w:fldCharType="begin"/>
        </w:r>
        <w:r w:rsidR="000A11A8">
          <w:rPr>
            <w:webHidden/>
          </w:rPr>
          <w:instrText xml:space="preserve"> PAGEREF _Toc4146992 \h </w:instrText>
        </w:r>
        <w:r w:rsidR="000A11A8">
          <w:rPr>
            <w:webHidden/>
          </w:rPr>
        </w:r>
        <w:r w:rsidR="000A11A8">
          <w:rPr>
            <w:webHidden/>
          </w:rPr>
          <w:fldChar w:fldCharType="separate"/>
        </w:r>
        <w:r w:rsidR="00A40F9E">
          <w:rPr>
            <w:webHidden/>
          </w:rPr>
          <w:t>14</w:t>
        </w:r>
        <w:r w:rsidR="000A11A8">
          <w:rPr>
            <w:webHidden/>
          </w:rPr>
          <w:fldChar w:fldCharType="end"/>
        </w:r>
      </w:hyperlink>
    </w:p>
    <w:p w14:paraId="12F9EDD3" w14:textId="4BEFBF1C" w:rsidR="000A11A8" w:rsidRDefault="00635CE0">
      <w:pPr>
        <w:pStyle w:val="TOC2"/>
        <w:rPr>
          <w:rFonts w:eastAsiaTheme="minorEastAsia" w:cstheme="minorBidi"/>
          <w:smallCaps w:val="0"/>
          <w:sz w:val="22"/>
          <w:szCs w:val="22"/>
        </w:rPr>
      </w:pPr>
      <w:hyperlink w:anchor="_Toc4146993" w:history="1">
        <w:r w:rsidR="000A11A8" w:rsidRPr="00F36CB7">
          <w:rPr>
            <w:rStyle w:val="Hyperlink"/>
          </w:rPr>
          <w:t>3.2.1.</w:t>
        </w:r>
        <w:r w:rsidR="000A11A8">
          <w:rPr>
            <w:rFonts w:eastAsiaTheme="minorEastAsia" w:cstheme="minorBidi"/>
            <w:smallCaps w:val="0"/>
            <w:sz w:val="22"/>
            <w:szCs w:val="22"/>
          </w:rPr>
          <w:tab/>
        </w:r>
        <w:r w:rsidR="000A11A8" w:rsidRPr="00F36CB7">
          <w:rPr>
            <w:rStyle w:val="Hyperlink"/>
          </w:rPr>
          <w:t>ICM vGrid job execution</w:t>
        </w:r>
        <w:r w:rsidR="000A11A8">
          <w:rPr>
            <w:webHidden/>
          </w:rPr>
          <w:tab/>
        </w:r>
        <w:r w:rsidR="000A11A8">
          <w:rPr>
            <w:webHidden/>
          </w:rPr>
          <w:fldChar w:fldCharType="begin"/>
        </w:r>
        <w:r w:rsidR="000A11A8">
          <w:rPr>
            <w:webHidden/>
          </w:rPr>
          <w:instrText xml:space="preserve"> PAGEREF _Toc4146993 \h </w:instrText>
        </w:r>
        <w:r w:rsidR="000A11A8">
          <w:rPr>
            <w:webHidden/>
          </w:rPr>
        </w:r>
        <w:r w:rsidR="000A11A8">
          <w:rPr>
            <w:webHidden/>
          </w:rPr>
          <w:fldChar w:fldCharType="separate"/>
        </w:r>
        <w:r w:rsidR="00A40F9E">
          <w:rPr>
            <w:webHidden/>
          </w:rPr>
          <w:t>16</w:t>
        </w:r>
        <w:r w:rsidR="000A11A8">
          <w:rPr>
            <w:webHidden/>
          </w:rPr>
          <w:fldChar w:fldCharType="end"/>
        </w:r>
      </w:hyperlink>
    </w:p>
    <w:p w14:paraId="1925662F" w14:textId="18D9312B" w:rsidR="000A11A8" w:rsidRDefault="00635CE0">
      <w:pPr>
        <w:pStyle w:val="TOC2"/>
        <w:rPr>
          <w:rFonts w:eastAsiaTheme="minorEastAsia" w:cstheme="minorBidi"/>
          <w:smallCaps w:val="0"/>
          <w:sz w:val="22"/>
          <w:szCs w:val="22"/>
        </w:rPr>
      </w:pPr>
      <w:hyperlink w:anchor="_Toc4146995" w:history="1">
        <w:r w:rsidR="000A11A8" w:rsidRPr="00F36CB7">
          <w:rPr>
            <w:rStyle w:val="Hyperlink"/>
          </w:rPr>
          <w:t>3.3.</w:t>
        </w:r>
        <w:r w:rsidR="000A11A8">
          <w:rPr>
            <w:rFonts w:eastAsiaTheme="minorEastAsia" w:cstheme="minorBidi"/>
            <w:smallCaps w:val="0"/>
            <w:sz w:val="22"/>
            <w:szCs w:val="22"/>
          </w:rPr>
          <w:tab/>
        </w:r>
        <w:r w:rsidR="000A11A8" w:rsidRPr="00F36CB7">
          <w:rPr>
            <w:rStyle w:val="Hyperlink"/>
          </w:rPr>
          <w:t>Shared storage design</w:t>
        </w:r>
        <w:r w:rsidR="000A11A8">
          <w:rPr>
            <w:webHidden/>
          </w:rPr>
          <w:tab/>
        </w:r>
        <w:r w:rsidR="000A11A8">
          <w:rPr>
            <w:webHidden/>
          </w:rPr>
          <w:fldChar w:fldCharType="begin"/>
        </w:r>
        <w:r w:rsidR="000A11A8">
          <w:rPr>
            <w:webHidden/>
          </w:rPr>
          <w:instrText xml:space="preserve"> PAGEREF _Toc4146995 \h </w:instrText>
        </w:r>
        <w:r w:rsidR="000A11A8">
          <w:rPr>
            <w:webHidden/>
          </w:rPr>
        </w:r>
        <w:r w:rsidR="000A11A8">
          <w:rPr>
            <w:webHidden/>
          </w:rPr>
          <w:fldChar w:fldCharType="separate"/>
        </w:r>
        <w:r w:rsidR="00A40F9E">
          <w:rPr>
            <w:webHidden/>
          </w:rPr>
          <w:t>18</w:t>
        </w:r>
        <w:r w:rsidR="000A11A8">
          <w:rPr>
            <w:webHidden/>
          </w:rPr>
          <w:fldChar w:fldCharType="end"/>
        </w:r>
      </w:hyperlink>
    </w:p>
    <w:p w14:paraId="4ACDEB32" w14:textId="3625B900" w:rsidR="000A11A8" w:rsidRDefault="00635CE0">
      <w:pPr>
        <w:pStyle w:val="TOC2"/>
        <w:rPr>
          <w:rFonts w:eastAsiaTheme="minorEastAsia" w:cstheme="minorBidi"/>
          <w:smallCaps w:val="0"/>
          <w:sz w:val="22"/>
          <w:szCs w:val="22"/>
        </w:rPr>
      </w:pPr>
      <w:hyperlink w:anchor="_Toc4146997" w:history="1">
        <w:r w:rsidR="000A11A8" w:rsidRPr="00F36CB7">
          <w:rPr>
            <w:rStyle w:val="Hyperlink"/>
          </w:rPr>
          <w:t>3.4.</w:t>
        </w:r>
        <w:r w:rsidR="000A11A8">
          <w:rPr>
            <w:rFonts w:eastAsiaTheme="minorEastAsia" w:cstheme="minorBidi"/>
            <w:smallCaps w:val="0"/>
            <w:sz w:val="22"/>
            <w:szCs w:val="22"/>
          </w:rPr>
          <w:tab/>
        </w:r>
        <w:r w:rsidR="000A11A8" w:rsidRPr="00F36CB7">
          <w:rPr>
            <w:rStyle w:val="Hyperlink"/>
          </w:rPr>
          <w:t>Network Connectivity</w:t>
        </w:r>
        <w:r w:rsidR="000A11A8">
          <w:rPr>
            <w:webHidden/>
          </w:rPr>
          <w:tab/>
        </w:r>
        <w:r w:rsidR="000A11A8">
          <w:rPr>
            <w:webHidden/>
          </w:rPr>
          <w:fldChar w:fldCharType="begin"/>
        </w:r>
        <w:r w:rsidR="000A11A8">
          <w:rPr>
            <w:webHidden/>
          </w:rPr>
          <w:instrText xml:space="preserve"> PAGEREF _Toc4146997 \h </w:instrText>
        </w:r>
        <w:r w:rsidR="000A11A8">
          <w:rPr>
            <w:webHidden/>
          </w:rPr>
        </w:r>
        <w:r w:rsidR="000A11A8">
          <w:rPr>
            <w:webHidden/>
          </w:rPr>
          <w:fldChar w:fldCharType="separate"/>
        </w:r>
        <w:r w:rsidR="00A40F9E">
          <w:rPr>
            <w:webHidden/>
          </w:rPr>
          <w:t>20</w:t>
        </w:r>
        <w:r w:rsidR="000A11A8">
          <w:rPr>
            <w:webHidden/>
          </w:rPr>
          <w:fldChar w:fldCharType="end"/>
        </w:r>
      </w:hyperlink>
    </w:p>
    <w:p w14:paraId="58C4BA00" w14:textId="3AF94303" w:rsidR="000A11A8" w:rsidRDefault="00635CE0">
      <w:pPr>
        <w:pStyle w:val="TOC1"/>
        <w:tabs>
          <w:tab w:val="left" w:pos="400"/>
          <w:tab w:val="right" w:leader="dot" w:pos="8965"/>
        </w:tabs>
        <w:rPr>
          <w:rFonts w:eastAsiaTheme="minorEastAsia" w:cstheme="minorBidi"/>
          <w:b w:val="0"/>
          <w:bCs w:val="0"/>
          <w:caps w:val="0"/>
          <w:noProof/>
          <w:sz w:val="22"/>
          <w:szCs w:val="22"/>
        </w:rPr>
      </w:pPr>
      <w:hyperlink w:anchor="_Toc4146998" w:history="1">
        <w:r w:rsidR="000A11A8" w:rsidRPr="00F36CB7">
          <w:rPr>
            <w:rStyle w:val="Hyperlink"/>
            <w:noProof/>
          </w:rPr>
          <w:t>4.</w:t>
        </w:r>
        <w:r w:rsidR="000A11A8">
          <w:rPr>
            <w:rFonts w:eastAsiaTheme="minorEastAsia" w:cstheme="minorBidi"/>
            <w:b w:val="0"/>
            <w:bCs w:val="0"/>
            <w:caps w:val="0"/>
            <w:noProof/>
            <w:sz w:val="22"/>
            <w:szCs w:val="22"/>
          </w:rPr>
          <w:tab/>
        </w:r>
        <w:r w:rsidR="000A11A8" w:rsidRPr="00F36CB7">
          <w:rPr>
            <w:rStyle w:val="Hyperlink"/>
            <w:noProof/>
          </w:rPr>
          <w:t>Physical Architecture</w:t>
        </w:r>
        <w:r w:rsidR="000A11A8">
          <w:rPr>
            <w:noProof/>
            <w:webHidden/>
          </w:rPr>
          <w:tab/>
        </w:r>
        <w:r w:rsidR="000A11A8">
          <w:rPr>
            <w:noProof/>
            <w:webHidden/>
          </w:rPr>
          <w:fldChar w:fldCharType="begin"/>
        </w:r>
        <w:r w:rsidR="000A11A8">
          <w:rPr>
            <w:noProof/>
            <w:webHidden/>
          </w:rPr>
          <w:instrText xml:space="preserve"> PAGEREF _Toc4146998 \h </w:instrText>
        </w:r>
        <w:r w:rsidR="000A11A8">
          <w:rPr>
            <w:noProof/>
            <w:webHidden/>
          </w:rPr>
        </w:r>
        <w:r w:rsidR="000A11A8">
          <w:rPr>
            <w:noProof/>
            <w:webHidden/>
          </w:rPr>
          <w:fldChar w:fldCharType="separate"/>
        </w:r>
        <w:r w:rsidR="00A40F9E">
          <w:rPr>
            <w:noProof/>
            <w:webHidden/>
          </w:rPr>
          <w:t>21</w:t>
        </w:r>
        <w:r w:rsidR="000A11A8">
          <w:rPr>
            <w:noProof/>
            <w:webHidden/>
          </w:rPr>
          <w:fldChar w:fldCharType="end"/>
        </w:r>
      </w:hyperlink>
    </w:p>
    <w:p w14:paraId="0E206DDE" w14:textId="3799A8BB" w:rsidR="000A11A8" w:rsidRDefault="00635CE0">
      <w:pPr>
        <w:pStyle w:val="TOC2"/>
        <w:rPr>
          <w:rFonts w:eastAsiaTheme="minorEastAsia" w:cstheme="minorBidi"/>
          <w:smallCaps w:val="0"/>
          <w:sz w:val="22"/>
          <w:szCs w:val="22"/>
        </w:rPr>
      </w:pPr>
      <w:hyperlink w:anchor="_Toc4146999" w:history="1">
        <w:r w:rsidR="000A11A8" w:rsidRPr="00F36CB7">
          <w:rPr>
            <w:rStyle w:val="Hyperlink"/>
            <w:kern w:val="28"/>
          </w:rPr>
          <w:t>4.1.</w:t>
        </w:r>
        <w:r w:rsidR="000A11A8">
          <w:rPr>
            <w:rFonts w:eastAsiaTheme="minorEastAsia" w:cstheme="minorBidi"/>
            <w:smallCaps w:val="0"/>
            <w:sz w:val="22"/>
            <w:szCs w:val="22"/>
          </w:rPr>
          <w:tab/>
        </w:r>
        <w:r w:rsidR="000A11A8" w:rsidRPr="00F36CB7">
          <w:rPr>
            <w:rStyle w:val="Hyperlink"/>
          </w:rPr>
          <w:t>Current State</w:t>
        </w:r>
        <w:r w:rsidR="000A11A8">
          <w:rPr>
            <w:webHidden/>
          </w:rPr>
          <w:tab/>
        </w:r>
        <w:r w:rsidR="000A11A8">
          <w:rPr>
            <w:webHidden/>
          </w:rPr>
          <w:fldChar w:fldCharType="begin"/>
        </w:r>
        <w:r w:rsidR="000A11A8">
          <w:rPr>
            <w:webHidden/>
          </w:rPr>
          <w:instrText xml:space="preserve"> PAGEREF _Toc4146999 \h </w:instrText>
        </w:r>
        <w:r w:rsidR="000A11A8">
          <w:rPr>
            <w:webHidden/>
          </w:rPr>
        </w:r>
        <w:r w:rsidR="000A11A8">
          <w:rPr>
            <w:webHidden/>
          </w:rPr>
          <w:fldChar w:fldCharType="separate"/>
        </w:r>
        <w:r w:rsidR="00A40F9E">
          <w:rPr>
            <w:webHidden/>
          </w:rPr>
          <w:t>21</w:t>
        </w:r>
        <w:r w:rsidR="000A11A8">
          <w:rPr>
            <w:webHidden/>
          </w:rPr>
          <w:fldChar w:fldCharType="end"/>
        </w:r>
      </w:hyperlink>
    </w:p>
    <w:p w14:paraId="0D23854A" w14:textId="7A600D62" w:rsidR="000A11A8" w:rsidRDefault="00635CE0">
      <w:pPr>
        <w:pStyle w:val="TOC2"/>
        <w:rPr>
          <w:rFonts w:eastAsiaTheme="minorEastAsia" w:cstheme="minorBidi"/>
          <w:smallCaps w:val="0"/>
          <w:sz w:val="22"/>
          <w:szCs w:val="22"/>
        </w:rPr>
      </w:pPr>
      <w:hyperlink w:anchor="_Toc4147000" w:history="1">
        <w:r w:rsidR="000A11A8" w:rsidRPr="00F36CB7">
          <w:rPr>
            <w:rStyle w:val="Hyperlink"/>
          </w:rPr>
          <w:t>4.2.</w:t>
        </w:r>
        <w:r w:rsidR="000A11A8">
          <w:rPr>
            <w:rFonts w:eastAsiaTheme="minorEastAsia" w:cstheme="minorBidi"/>
            <w:smallCaps w:val="0"/>
            <w:sz w:val="22"/>
            <w:szCs w:val="22"/>
          </w:rPr>
          <w:tab/>
        </w:r>
        <w:r w:rsidR="000A11A8" w:rsidRPr="00F36CB7">
          <w:rPr>
            <w:rStyle w:val="Hyperlink"/>
          </w:rPr>
          <w:t>Target State</w:t>
        </w:r>
        <w:r w:rsidR="000A11A8">
          <w:rPr>
            <w:webHidden/>
          </w:rPr>
          <w:tab/>
        </w:r>
        <w:r w:rsidR="000A11A8">
          <w:rPr>
            <w:webHidden/>
          </w:rPr>
          <w:fldChar w:fldCharType="begin"/>
        </w:r>
        <w:r w:rsidR="000A11A8">
          <w:rPr>
            <w:webHidden/>
          </w:rPr>
          <w:instrText xml:space="preserve"> PAGEREF _Toc4147000 \h </w:instrText>
        </w:r>
        <w:r w:rsidR="000A11A8">
          <w:rPr>
            <w:webHidden/>
          </w:rPr>
        </w:r>
        <w:r w:rsidR="000A11A8">
          <w:rPr>
            <w:webHidden/>
          </w:rPr>
          <w:fldChar w:fldCharType="separate"/>
        </w:r>
        <w:r w:rsidR="00A40F9E">
          <w:rPr>
            <w:webHidden/>
          </w:rPr>
          <w:t>23</w:t>
        </w:r>
        <w:r w:rsidR="000A11A8">
          <w:rPr>
            <w:webHidden/>
          </w:rPr>
          <w:fldChar w:fldCharType="end"/>
        </w:r>
      </w:hyperlink>
    </w:p>
    <w:p w14:paraId="26BD1EBB" w14:textId="4200DAF7" w:rsidR="000A11A8" w:rsidRDefault="00635CE0">
      <w:pPr>
        <w:pStyle w:val="TOC2"/>
        <w:rPr>
          <w:rFonts w:eastAsiaTheme="minorEastAsia" w:cstheme="minorBidi"/>
          <w:smallCaps w:val="0"/>
          <w:sz w:val="22"/>
          <w:szCs w:val="22"/>
        </w:rPr>
      </w:pPr>
      <w:hyperlink w:anchor="_Toc4147001" w:history="1">
        <w:r w:rsidR="000A11A8" w:rsidRPr="00F36CB7">
          <w:rPr>
            <w:rStyle w:val="Hyperlink"/>
          </w:rPr>
          <w:t>4.3.</w:t>
        </w:r>
        <w:r w:rsidR="000A11A8">
          <w:rPr>
            <w:rFonts w:eastAsiaTheme="minorEastAsia" w:cstheme="minorBidi"/>
            <w:smallCaps w:val="0"/>
            <w:sz w:val="22"/>
            <w:szCs w:val="22"/>
          </w:rPr>
          <w:tab/>
        </w:r>
        <w:r w:rsidR="000A11A8" w:rsidRPr="00F36CB7">
          <w:rPr>
            <w:rStyle w:val="Hyperlink"/>
          </w:rPr>
          <w:t>Physical/Virtual Deployment</w:t>
        </w:r>
        <w:r w:rsidR="000A11A8">
          <w:rPr>
            <w:webHidden/>
          </w:rPr>
          <w:tab/>
        </w:r>
        <w:r w:rsidR="000A11A8">
          <w:rPr>
            <w:webHidden/>
          </w:rPr>
          <w:fldChar w:fldCharType="begin"/>
        </w:r>
        <w:r w:rsidR="000A11A8">
          <w:rPr>
            <w:webHidden/>
          </w:rPr>
          <w:instrText xml:space="preserve"> PAGEREF _Toc4147001 \h </w:instrText>
        </w:r>
        <w:r w:rsidR="000A11A8">
          <w:rPr>
            <w:webHidden/>
          </w:rPr>
        </w:r>
        <w:r w:rsidR="000A11A8">
          <w:rPr>
            <w:webHidden/>
          </w:rPr>
          <w:fldChar w:fldCharType="separate"/>
        </w:r>
        <w:r w:rsidR="00A40F9E">
          <w:rPr>
            <w:webHidden/>
          </w:rPr>
          <w:t>25</w:t>
        </w:r>
        <w:r w:rsidR="000A11A8">
          <w:rPr>
            <w:webHidden/>
          </w:rPr>
          <w:fldChar w:fldCharType="end"/>
        </w:r>
      </w:hyperlink>
    </w:p>
    <w:p w14:paraId="4050C446" w14:textId="7CD643C5" w:rsidR="000A11A8" w:rsidRDefault="00635CE0">
      <w:pPr>
        <w:pStyle w:val="TOC2"/>
        <w:rPr>
          <w:rFonts w:eastAsiaTheme="minorEastAsia" w:cstheme="minorBidi"/>
          <w:smallCaps w:val="0"/>
          <w:sz w:val="22"/>
          <w:szCs w:val="22"/>
        </w:rPr>
      </w:pPr>
      <w:hyperlink w:anchor="_Toc4147003" w:history="1">
        <w:r w:rsidR="000A11A8" w:rsidRPr="00F36CB7">
          <w:rPr>
            <w:rStyle w:val="Hyperlink"/>
          </w:rPr>
          <w:t>4.3.1.</w:t>
        </w:r>
        <w:r w:rsidR="000A11A8">
          <w:rPr>
            <w:rFonts w:eastAsiaTheme="minorEastAsia" w:cstheme="minorBidi"/>
            <w:smallCaps w:val="0"/>
            <w:sz w:val="22"/>
            <w:szCs w:val="22"/>
          </w:rPr>
          <w:tab/>
        </w:r>
        <w:r w:rsidR="000A11A8" w:rsidRPr="00F36CB7">
          <w:rPr>
            <w:rStyle w:val="Hyperlink"/>
          </w:rPr>
          <w:t>Server Specification</w:t>
        </w:r>
        <w:r w:rsidR="000A11A8">
          <w:rPr>
            <w:webHidden/>
          </w:rPr>
          <w:tab/>
        </w:r>
        <w:r w:rsidR="000A11A8">
          <w:rPr>
            <w:webHidden/>
          </w:rPr>
          <w:fldChar w:fldCharType="begin"/>
        </w:r>
        <w:r w:rsidR="000A11A8">
          <w:rPr>
            <w:webHidden/>
          </w:rPr>
          <w:instrText xml:space="preserve"> PAGEREF _Toc4147003 \h </w:instrText>
        </w:r>
        <w:r w:rsidR="000A11A8">
          <w:rPr>
            <w:webHidden/>
          </w:rPr>
        </w:r>
        <w:r w:rsidR="000A11A8">
          <w:rPr>
            <w:webHidden/>
          </w:rPr>
          <w:fldChar w:fldCharType="separate"/>
        </w:r>
        <w:r w:rsidR="00A40F9E">
          <w:rPr>
            <w:webHidden/>
          </w:rPr>
          <w:t>25</w:t>
        </w:r>
        <w:r w:rsidR="000A11A8">
          <w:rPr>
            <w:webHidden/>
          </w:rPr>
          <w:fldChar w:fldCharType="end"/>
        </w:r>
      </w:hyperlink>
    </w:p>
    <w:p w14:paraId="7586912F" w14:textId="42D03D23" w:rsidR="000A11A8" w:rsidRDefault="00635CE0">
      <w:pPr>
        <w:pStyle w:val="TOC2"/>
        <w:rPr>
          <w:rFonts w:eastAsiaTheme="minorEastAsia" w:cstheme="minorBidi"/>
          <w:smallCaps w:val="0"/>
          <w:sz w:val="22"/>
          <w:szCs w:val="22"/>
        </w:rPr>
      </w:pPr>
      <w:hyperlink w:anchor="_Toc4147004" w:history="1">
        <w:r w:rsidR="000A11A8" w:rsidRPr="00F36CB7">
          <w:rPr>
            <w:rStyle w:val="Hyperlink"/>
          </w:rPr>
          <w:t>4.4.</w:t>
        </w:r>
        <w:r w:rsidR="000A11A8">
          <w:rPr>
            <w:rFonts w:eastAsiaTheme="minorEastAsia" w:cstheme="minorBidi"/>
            <w:smallCaps w:val="0"/>
            <w:sz w:val="22"/>
            <w:szCs w:val="22"/>
          </w:rPr>
          <w:tab/>
        </w:r>
        <w:r w:rsidR="000A11A8" w:rsidRPr="00F36CB7">
          <w:rPr>
            <w:rStyle w:val="Hyperlink"/>
          </w:rPr>
          <w:t>Design Assumptions</w:t>
        </w:r>
        <w:r w:rsidR="000A11A8">
          <w:rPr>
            <w:webHidden/>
          </w:rPr>
          <w:tab/>
        </w:r>
        <w:r w:rsidR="000A11A8">
          <w:rPr>
            <w:webHidden/>
          </w:rPr>
          <w:fldChar w:fldCharType="begin"/>
        </w:r>
        <w:r w:rsidR="000A11A8">
          <w:rPr>
            <w:webHidden/>
          </w:rPr>
          <w:instrText xml:space="preserve"> PAGEREF _Toc4147004 \h </w:instrText>
        </w:r>
        <w:r w:rsidR="000A11A8">
          <w:rPr>
            <w:webHidden/>
          </w:rPr>
        </w:r>
        <w:r w:rsidR="000A11A8">
          <w:rPr>
            <w:webHidden/>
          </w:rPr>
          <w:fldChar w:fldCharType="separate"/>
        </w:r>
        <w:r w:rsidR="00A40F9E">
          <w:rPr>
            <w:webHidden/>
          </w:rPr>
          <w:t>30</w:t>
        </w:r>
        <w:r w:rsidR="000A11A8">
          <w:rPr>
            <w:webHidden/>
          </w:rPr>
          <w:fldChar w:fldCharType="end"/>
        </w:r>
      </w:hyperlink>
    </w:p>
    <w:p w14:paraId="467CBD85" w14:textId="49C634E4" w:rsidR="000A11A8" w:rsidRDefault="00635CE0">
      <w:pPr>
        <w:pStyle w:val="TOC1"/>
        <w:tabs>
          <w:tab w:val="left" w:pos="400"/>
          <w:tab w:val="right" w:leader="dot" w:pos="8965"/>
        </w:tabs>
        <w:rPr>
          <w:rFonts w:eastAsiaTheme="minorEastAsia" w:cstheme="minorBidi"/>
          <w:b w:val="0"/>
          <w:bCs w:val="0"/>
          <w:caps w:val="0"/>
          <w:noProof/>
          <w:sz w:val="22"/>
          <w:szCs w:val="22"/>
        </w:rPr>
      </w:pPr>
      <w:hyperlink w:anchor="_Toc4147005" w:history="1">
        <w:r w:rsidR="000A11A8" w:rsidRPr="00F36CB7">
          <w:rPr>
            <w:rStyle w:val="Hyperlink"/>
            <w:noProof/>
          </w:rPr>
          <w:t>5.</w:t>
        </w:r>
        <w:r w:rsidR="000A11A8">
          <w:rPr>
            <w:rFonts w:eastAsiaTheme="minorEastAsia" w:cstheme="minorBidi"/>
            <w:b w:val="0"/>
            <w:bCs w:val="0"/>
            <w:caps w:val="0"/>
            <w:noProof/>
            <w:sz w:val="22"/>
            <w:szCs w:val="22"/>
          </w:rPr>
          <w:tab/>
        </w:r>
        <w:r w:rsidR="000A11A8" w:rsidRPr="00F36CB7">
          <w:rPr>
            <w:rStyle w:val="Hyperlink"/>
            <w:noProof/>
          </w:rPr>
          <w:t>Security</w:t>
        </w:r>
        <w:r w:rsidR="000A11A8">
          <w:rPr>
            <w:noProof/>
            <w:webHidden/>
          </w:rPr>
          <w:tab/>
        </w:r>
        <w:r w:rsidR="000A11A8">
          <w:rPr>
            <w:noProof/>
            <w:webHidden/>
          </w:rPr>
          <w:fldChar w:fldCharType="begin"/>
        </w:r>
        <w:r w:rsidR="000A11A8">
          <w:rPr>
            <w:noProof/>
            <w:webHidden/>
          </w:rPr>
          <w:instrText xml:space="preserve"> PAGEREF _Toc4147005 \h </w:instrText>
        </w:r>
        <w:r w:rsidR="000A11A8">
          <w:rPr>
            <w:noProof/>
            <w:webHidden/>
          </w:rPr>
        </w:r>
        <w:r w:rsidR="000A11A8">
          <w:rPr>
            <w:noProof/>
            <w:webHidden/>
          </w:rPr>
          <w:fldChar w:fldCharType="separate"/>
        </w:r>
        <w:r w:rsidR="00A40F9E">
          <w:rPr>
            <w:noProof/>
            <w:webHidden/>
          </w:rPr>
          <w:t>31</w:t>
        </w:r>
        <w:r w:rsidR="000A11A8">
          <w:rPr>
            <w:noProof/>
            <w:webHidden/>
          </w:rPr>
          <w:fldChar w:fldCharType="end"/>
        </w:r>
      </w:hyperlink>
    </w:p>
    <w:p w14:paraId="3A7F847D" w14:textId="53E7EC1D" w:rsidR="000A11A8" w:rsidRDefault="00635CE0">
      <w:pPr>
        <w:pStyle w:val="TOC2"/>
        <w:rPr>
          <w:rFonts w:eastAsiaTheme="minorEastAsia" w:cstheme="minorBidi"/>
          <w:smallCaps w:val="0"/>
          <w:sz w:val="22"/>
          <w:szCs w:val="22"/>
        </w:rPr>
      </w:pPr>
      <w:hyperlink w:anchor="_Toc4147006" w:history="1">
        <w:r w:rsidR="000A11A8" w:rsidRPr="00F36CB7">
          <w:rPr>
            <w:rStyle w:val="Hyperlink"/>
            <w:kern w:val="28"/>
          </w:rPr>
          <w:t>5.1.</w:t>
        </w:r>
        <w:r w:rsidR="000A11A8">
          <w:rPr>
            <w:rFonts w:eastAsiaTheme="minorEastAsia" w:cstheme="minorBidi"/>
            <w:smallCaps w:val="0"/>
            <w:sz w:val="22"/>
            <w:szCs w:val="22"/>
          </w:rPr>
          <w:tab/>
        </w:r>
        <w:r w:rsidR="000A11A8" w:rsidRPr="00F36CB7">
          <w:rPr>
            <w:rStyle w:val="Hyperlink"/>
          </w:rPr>
          <w:t>Authentication &amp; Authorisation</w:t>
        </w:r>
        <w:r w:rsidR="000A11A8">
          <w:rPr>
            <w:webHidden/>
          </w:rPr>
          <w:tab/>
        </w:r>
        <w:r w:rsidR="000A11A8">
          <w:rPr>
            <w:webHidden/>
          </w:rPr>
          <w:fldChar w:fldCharType="begin"/>
        </w:r>
        <w:r w:rsidR="000A11A8">
          <w:rPr>
            <w:webHidden/>
          </w:rPr>
          <w:instrText xml:space="preserve"> PAGEREF _Toc4147006 \h </w:instrText>
        </w:r>
        <w:r w:rsidR="000A11A8">
          <w:rPr>
            <w:webHidden/>
          </w:rPr>
        </w:r>
        <w:r w:rsidR="000A11A8">
          <w:rPr>
            <w:webHidden/>
          </w:rPr>
          <w:fldChar w:fldCharType="separate"/>
        </w:r>
        <w:r w:rsidR="00A40F9E">
          <w:rPr>
            <w:webHidden/>
          </w:rPr>
          <w:t>31</w:t>
        </w:r>
        <w:r w:rsidR="000A11A8">
          <w:rPr>
            <w:webHidden/>
          </w:rPr>
          <w:fldChar w:fldCharType="end"/>
        </w:r>
      </w:hyperlink>
    </w:p>
    <w:p w14:paraId="490A7BD6" w14:textId="0359F3D9" w:rsidR="000A11A8" w:rsidRDefault="00635CE0">
      <w:pPr>
        <w:pStyle w:val="TOC2"/>
        <w:rPr>
          <w:rFonts w:eastAsiaTheme="minorEastAsia" w:cstheme="minorBidi"/>
          <w:smallCaps w:val="0"/>
          <w:sz w:val="22"/>
          <w:szCs w:val="22"/>
        </w:rPr>
      </w:pPr>
      <w:hyperlink w:anchor="_Toc4147007" w:history="1">
        <w:r w:rsidR="000A11A8" w:rsidRPr="00F36CB7">
          <w:rPr>
            <w:rStyle w:val="Hyperlink"/>
          </w:rPr>
          <w:t>5.2.</w:t>
        </w:r>
        <w:r w:rsidR="000A11A8">
          <w:rPr>
            <w:rFonts w:eastAsiaTheme="minorEastAsia" w:cstheme="minorBidi"/>
            <w:smallCaps w:val="0"/>
            <w:sz w:val="22"/>
            <w:szCs w:val="22"/>
          </w:rPr>
          <w:tab/>
        </w:r>
        <w:r w:rsidR="000A11A8" w:rsidRPr="00F36CB7">
          <w:rPr>
            <w:rStyle w:val="Hyperlink"/>
          </w:rPr>
          <w:t>Data</w:t>
        </w:r>
        <w:r w:rsidR="000A11A8">
          <w:rPr>
            <w:webHidden/>
          </w:rPr>
          <w:tab/>
        </w:r>
        <w:r w:rsidR="000A11A8">
          <w:rPr>
            <w:webHidden/>
          </w:rPr>
          <w:fldChar w:fldCharType="begin"/>
        </w:r>
        <w:r w:rsidR="000A11A8">
          <w:rPr>
            <w:webHidden/>
          </w:rPr>
          <w:instrText xml:space="preserve"> PAGEREF _Toc4147007 \h </w:instrText>
        </w:r>
        <w:r w:rsidR="000A11A8">
          <w:rPr>
            <w:webHidden/>
          </w:rPr>
        </w:r>
        <w:r w:rsidR="000A11A8">
          <w:rPr>
            <w:webHidden/>
          </w:rPr>
          <w:fldChar w:fldCharType="separate"/>
        </w:r>
        <w:r w:rsidR="00A40F9E">
          <w:rPr>
            <w:webHidden/>
          </w:rPr>
          <w:t>31</w:t>
        </w:r>
        <w:r w:rsidR="000A11A8">
          <w:rPr>
            <w:webHidden/>
          </w:rPr>
          <w:fldChar w:fldCharType="end"/>
        </w:r>
      </w:hyperlink>
    </w:p>
    <w:p w14:paraId="323DA513" w14:textId="2CEC811C" w:rsidR="000A11A8" w:rsidRDefault="00635CE0">
      <w:pPr>
        <w:pStyle w:val="TOC1"/>
        <w:tabs>
          <w:tab w:val="right" w:leader="dot" w:pos="8965"/>
        </w:tabs>
        <w:rPr>
          <w:rFonts w:eastAsiaTheme="minorEastAsia" w:cstheme="minorBidi"/>
          <w:b w:val="0"/>
          <w:bCs w:val="0"/>
          <w:caps w:val="0"/>
          <w:noProof/>
          <w:sz w:val="22"/>
          <w:szCs w:val="22"/>
        </w:rPr>
      </w:pPr>
      <w:hyperlink w:anchor="_Toc4147008" w:history="1">
        <w:r w:rsidR="000A11A8" w:rsidRPr="00F36CB7">
          <w:rPr>
            <w:rStyle w:val="Hyperlink"/>
            <w:noProof/>
          </w:rPr>
          <w:t>Glossary</w:t>
        </w:r>
        <w:r w:rsidR="000A11A8">
          <w:rPr>
            <w:noProof/>
            <w:webHidden/>
          </w:rPr>
          <w:tab/>
        </w:r>
        <w:r w:rsidR="000A11A8">
          <w:rPr>
            <w:noProof/>
            <w:webHidden/>
          </w:rPr>
          <w:fldChar w:fldCharType="begin"/>
        </w:r>
        <w:r w:rsidR="000A11A8">
          <w:rPr>
            <w:noProof/>
            <w:webHidden/>
          </w:rPr>
          <w:instrText xml:space="preserve"> PAGEREF _Toc4147008 \h </w:instrText>
        </w:r>
        <w:r w:rsidR="000A11A8">
          <w:rPr>
            <w:noProof/>
            <w:webHidden/>
          </w:rPr>
        </w:r>
        <w:r w:rsidR="000A11A8">
          <w:rPr>
            <w:noProof/>
            <w:webHidden/>
          </w:rPr>
          <w:fldChar w:fldCharType="separate"/>
        </w:r>
        <w:r w:rsidR="00A40F9E">
          <w:rPr>
            <w:noProof/>
            <w:webHidden/>
          </w:rPr>
          <w:t>33</w:t>
        </w:r>
        <w:r w:rsidR="000A11A8">
          <w:rPr>
            <w:noProof/>
            <w:webHidden/>
          </w:rPr>
          <w:fldChar w:fldCharType="end"/>
        </w:r>
      </w:hyperlink>
    </w:p>
    <w:p w14:paraId="65686901" w14:textId="2CE698CF" w:rsidR="003B5C13" w:rsidRDefault="00A65C91" w:rsidP="0060037C">
      <w:r>
        <w:rPr>
          <w:rFonts w:ascii="Arial" w:hAnsi="Arial"/>
          <w:b/>
          <w:kern w:val="28"/>
          <w:sz w:val="30"/>
        </w:rPr>
        <w:fldChar w:fldCharType="end"/>
      </w:r>
    </w:p>
    <w:p w14:paraId="3E34524B" w14:textId="4A777FA3" w:rsidR="00FD7340" w:rsidRDefault="007A20C2">
      <w:pPr>
        <w:pStyle w:val="Heading1"/>
        <w:pageBreakBefore/>
        <w:numPr>
          <w:ilvl w:val="0"/>
          <w:numId w:val="21"/>
        </w:numPr>
        <w:spacing w:before="120" w:after="120"/>
        <w:jc w:val="left"/>
      </w:pPr>
      <w:r>
        <w:lastRenderedPageBreak/>
        <w:fldChar w:fldCharType="begin"/>
      </w:r>
      <w:r>
        <w:instrText xml:space="preserve"> TOC \h \z \c "Figure" </w:instrText>
      </w:r>
      <w:r>
        <w:fldChar w:fldCharType="end"/>
      </w:r>
      <w:bookmarkStart w:id="25" w:name="_Toc350173054"/>
      <w:bookmarkStart w:id="26" w:name="_Toc350173022"/>
      <w:bookmarkStart w:id="27" w:name="_Toc350172935"/>
      <w:bookmarkStart w:id="28" w:name="_Toc349833753"/>
      <w:bookmarkStart w:id="29" w:name="_Toc349833613"/>
      <w:bookmarkStart w:id="30" w:name="_Toc349833573"/>
      <w:bookmarkStart w:id="31" w:name="_Toc349833248"/>
      <w:bookmarkStart w:id="32" w:name="_Toc349833174"/>
      <w:bookmarkStart w:id="33" w:name="_Toc349833011"/>
      <w:bookmarkStart w:id="34" w:name="_Toc4146937"/>
      <w:bookmarkEnd w:id="25"/>
      <w:bookmarkEnd w:id="26"/>
      <w:bookmarkEnd w:id="27"/>
      <w:bookmarkEnd w:id="28"/>
      <w:bookmarkEnd w:id="29"/>
      <w:bookmarkEnd w:id="30"/>
      <w:bookmarkEnd w:id="31"/>
      <w:bookmarkEnd w:id="32"/>
      <w:bookmarkEnd w:id="33"/>
      <w:r w:rsidR="00FD7340" w:rsidRPr="006D71DE">
        <w:t>Introduction</w:t>
      </w:r>
      <w:bookmarkEnd w:id="19"/>
      <w:bookmarkEnd w:id="20"/>
      <w:bookmarkEnd w:id="21"/>
      <w:bookmarkEnd w:id="22"/>
      <w:bookmarkEnd w:id="34"/>
    </w:p>
    <w:p w14:paraId="3E34524C" w14:textId="77777777" w:rsidR="004D7616" w:rsidRPr="004D7616" w:rsidRDefault="004D7616" w:rsidP="00266FF7">
      <w:pPr>
        <w:pStyle w:val="NumberedHeading2"/>
        <w:numPr>
          <w:ilvl w:val="1"/>
          <w:numId w:val="21"/>
        </w:numPr>
        <w:ind w:left="567" w:hanging="283"/>
      </w:pPr>
      <w:bookmarkStart w:id="35" w:name="_Toc349815880"/>
      <w:bookmarkStart w:id="36" w:name="_Toc4146938"/>
      <w:bookmarkEnd w:id="23"/>
      <w:bookmarkEnd w:id="24"/>
      <w:r>
        <w:t>Topic</w:t>
      </w:r>
      <w:bookmarkEnd w:id="35"/>
      <w:bookmarkEnd w:id="36"/>
    </w:p>
    <w:p w14:paraId="38E8ECCF" w14:textId="2EA197EE" w:rsidR="000F33A5" w:rsidRDefault="000F33A5" w:rsidP="0041737A">
      <w:pPr>
        <w:ind w:left="567"/>
      </w:pPr>
      <w:r w:rsidRPr="000F33A5">
        <w:t xml:space="preserve">The </w:t>
      </w:r>
      <w:r w:rsidRPr="00B377D6">
        <w:t>ICM (I</w:t>
      </w:r>
      <w:r>
        <w:t xml:space="preserve">nternal Capital Model) solution </w:t>
      </w:r>
      <w:r w:rsidRPr="000F33A5">
        <w:t xml:space="preserve">is used by Prudential GHO and BU </w:t>
      </w:r>
      <w:r w:rsidR="008B3491">
        <w:t>a</w:t>
      </w:r>
      <w:r w:rsidRPr="000F33A5">
        <w:t xml:space="preserve">ctuarial teams to build and run the full </w:t>
      </w:r>
      <w:r w:rsidR="008B3491">
        <w:t>g</w:t>
      </w:r>
      <w:r w:rsidRPr="000F33A5">
        <w:t xml:space="preserve">roup </w:t>
      </w:r>
      <w:r w:rsidR="008B3491">
        <w:t>w</w:t>
      </w:r>
      <w:r w:rsidRPr="000F33A5">
        <w:t xml:space="preserve">ide simulations needed to produce the required </w:t>
      </w:r>
      <w:r w:rsidR="008B3491">
        <w:t>g</w:t>
      </w:r>
      <w:r w:rsidRPr="000F33A5">
        <w:t>roup consolidated results to support external and internal needs.</w:t>
      </w:r>
    </w:p>
    <w:p w14:paraId="2F188FA8" w14:textId="4ADE9FEF" w:rsidR="00F60556" w:rsidRDefault="00610998" w:rsidP="0041737A">
      <w:pPr>
        <w:ind w:left="567"/>
      </w:pPr>
      <w:r>
        <w:t>As part of a dedicated programme and following a comprehensive market review,</w:t>
      </w:r>
      <w:r w:rsidR="00B377D6" w:rsidRPr="00B377D6">
        <w:t xml:space="preserve"> a replacement for the </w:t>
      </w:r>
      <w:r w:rsidR="00383EF3">
        <w:t xml:space="preserve">calculation components of the </w:t>
      </w:r>
      <w:r w:rsidR="00B377D6" w:rsidRPr="00B377D6">
        <w:t xml:space="preserve">current ICM </w:t>
      </w:r>
      <w:r w:rsidR="00123FB8">
        <w:t>solution</w:t>
      </w:r>
      <w:r>
        <w:t xml:space="preserve"> has been identified</w:t>
      </w:r>
      <w:r w:rsidR="00123FB8">
        <w:t>. T</w:t>
      </w:r>
      <w:r w:rsidR="00B377D6" w:rsidRPr="00B377D6">
        <w:t xml:space="preserve">he </w:t>
      </w:r>
      <w:r w:rsidR="00123FB8">
        <w:t xml:space="preserve">new ICM solution is from the vendor </w:t>
      </w:r>
      <w:r w:rsidR="00B377D6" w:rsidRPr="00B377D6">
        <w:t>Willis Towers Watson</w:t>
      </w:r>
      <w:r w:rsidR="00123FB8">
        <w:t>, using their technology s</w:t>
      </w:r>
      <w:r w:rsidR="00B377D6" w:rsidRPr="00B377D6">
        <w:t>olution RAFM (Risk Agility Financial Modeller) and vGrid</w:t>
      </w:r>
      <w:r>
        <w:t xml:space="preserve"> (cloud-enabled grid)</w:t>
      </w:r>
      <w:r w:rsidR="00B377D6" w:rsidRPr="00B377D6">
        <w:t>.</w:t>
      </w:r>
      <w:r w:rsidR="006D298E">
        <w:t xml:space="preserve"> </w:t>
      </w:r>
      <w:r w:rsidR="0041737A">
        <w:t xml:space="preserve"> </w:t>
      </w:r>
    </w:p>
    <w:p w14:paraId="7B2724E4" w14:textId="7A82E153" w:rsidR="00123FB8" w:rsidRDefault="00123FB8" w:rsidP="0041737A">
      <w:pPr>
        <w:ind w:left="567"/>
      </w:pPr>
      <w:r w:rsidRPr="00123FB8">
        <w:t xml:space="preserve">The implementation approach is </w:t>
      </w:r>
      <w:r w:rsidR="00610998">
        <w:t>S</w:t>
      </w:r>
      <w:r w:rsidRPr="00123FB8">
        <w:t xml:space="preserve">oftware as a </w:t>
      </w:r>
      <w:r w:rsidR="00610998">
        <w:t>S</w:t>
      </w:r>
      <w:r w:rsidRPr="00123FB8">
        <w:t>ervice</w:t>
      </w:r>
      <w:r w:rsidR="00610998">
        <w:t xml:space="preserve"> (SaaS)</w:t>
      </w:r>
      <w:r w:rsidRPr="00123FB8">
        <w:t xml:space="preserve">, and access to the solution will be required across all geographies. Access </w:t>
      </w:r>
      <w:r>
        <w:t xml:space="preserve">to the solution </w:t>
      </w:r>
      <w:r w:rsidRPr="00123FB8">
        <w:t>will be through</w:t>
      </w:r>
      <w:r>
        <w:t xml:space="preserve"> both</w:t>
      </w:r>
      <w:r w:rsidRPr="00123FB8">
        <w:t xml:space="preserve"> a desktop implementation of RAFM </w:t>
      </w:r>
      <w:r w:rsidR="006C5D0D">
        <w:t>and</w:t>
      </w:r>
      <w:r>
        <w:t xml:space="preserve"> </w:t>
      </w:r>
      <w:r w:rsidRPr="00123FB8">
        <w:t xml:space="preserve">via </w:t>
      </w:r>
      <w:r w:rsidR="005E35F3">
        <w:t xml:space="preserve">a new instance of </w:t>
      </w:r>
      <w:r w:rsidRPr="00123FB8">
        <w:t>the SecondFloor ICM workflow engine.</w:t>
      </w:r>
    </w:p>
    <w:p w14:paraId="3E345250" w14:textId="77777777" w:rsidR="00FD7340" w:rsidRDefault="004D7616" w:rsidP="00266FF7">
      <w:pPr>
        <w:pStyle w:val="Heading2"/>
        <w:ind w:left="567"/>
      </w:pPr>
      <w:bookmarkStart w:id="37" w:name="_Toc330548819"/>
      <w:bookmarkStart w:id="38" w:name="_Toc349815829"/>
      <w:bookmarkStart w:id="39" w:name="_Toc349815881"/>
      <w:bookmarkStart w:id="40" w:name="_Toc4146939"/>
      <w:bookmarkEnd w:id="37"/>
      <w:r>
        <w:t>Scope</w:t>
      </w:r>
      <w:bookmarkEnd w:id="38"/>
      <w:bookmarkEnd w:id="39"/>
      <w:bookmarkEnd w:id="40"/>
    </w:p>
    <w:p w14:paraId="003C80DE" w14:textId="530D1228" w:rsidR="007F6129" w:rsidRDefault="007F6129" w:rsidP="006B462C">
      <w:pPr>
        <w:pStyle w:val="Heading2"/>
        <w:numPr>
          <w:ilvl w:val="2"/>
          <w:numId w:val="23"/>
        </w:numPr>
      </w:pPr>
      <w:bookmarkStart w:id="41" w:name="_Toc4146940"/>
      <w:r>
        <w:t>In Scope</w:t>
      </w:r>
      <w:bookmarkEnd w:id="41"/>
    </w:p>
    <w:p w14:paraId="07B6588E" w14:textId="11A94CA8" w:rsidR="00572296" w:rsidRDefault="00ED2A21" w:rsidP="00ED2A21">
      <w:pPr>
        <w:pStyle w:val="NormalIndent"/>
        <w:numPr>
          <w:ilvl w:val="0"/>
          <w:numId w:val="36"/>
        </w:numPr>
      </w:pPr>
      <w:r w:rsidRPr="00ED2A21">
        <w:t xml:space="preserve">High level technical design for the </w:t>
      </w:r>
      <w:r>
        <w:t xml:space="preserve">new </w:t>
      </w:r>
      <w:r w:rsidR="008116B6">
        <w:t xml:space="preserve">Internal </w:t>
      </w:r>
      <w:r>
        <w:t>Capital Model solution</w:t>
      </w:r>
    </w:p>
    <w:p w14:paraId="08BE4F19" w14:textId="5E03FAF9" w:rsidR="007F6129" w:rsidRDefault="007F6129">
      <w:pPr>
        <w:pStyle w:val="Heading2"/>
        <w:numPr>
          <w:ilvl w:val="2"/>
          <w:numId w:val="23"/>
        </w:numPr>
      </w:pPr>
      <w:bookmarkStart w:id="42" w:name="_Toc4146941"/>
      <w:r>
        <w:t xml:space="preserve">Out </w:t>
      </w:r>
      <w:r w:rsidR="00207D0F">
        <w:t>of Scope</w:t>
      </w:r>
      <w:bookmarkEnd w:id="42"/>
    </w:p>
    <w:p w14:paraId="78043237" w14:textId="430F582C" w:rsidR="0000533E" w:rsidRDefault="009976C2" w:rsidP="00ED2A21">
      <w:pPr>
        <w:pStyle w:val="ListParagraph"/>
        <w:numPr>
          <w:ilvl w:val="0"/>
          <w:numId w:val="55"/>
        </w:numPr>
      </w:pPr>
      <w:r>
        <w:t xml:space="preserve"> </w:t>
      </w:r>
      <w:r w:rsidR="00ED2A21" w:rsidRPr="00ED2A21">
        <w:t>Functional details of the solution.</w:t>
      </w:r>
    </w:p>
    <w:p w14:paraId="3E345254" w14:textId="77777777" w:rsidR="00C72D21" w:rsidRDefault="00C72D21" w:rsidP="00266FF7">
      <w:pPr>
        <w:pStyle w:val="Heading2"/>
        <w:ind w:hanging="508"/>
      </w:pPr>
      <w:bookmarkStart w:id="43" w:name="_Toc349815830"/>
      <w:bookmarkStart w:id="44" w:name="_Toc349815882"/>
      <w:bookmarkStart w:id="45" w:name="_Toc4146942"/>
      <w:r>
        <w:t>Intended Audience</w:t>
      </w:r>
      <w:bookmarkEnd w:id="43"/>
      <w:bookmarkEnd w:id="44"/>
      <w:bookmarkEnd w:id="45"/>
    </w:p>
    <w:p w14:paraId="3E345256" w14:textId="74150308" w:rsidR="00C72D21" w:rsidRPr="00C72D21" w:rsidRDefault="00F12D4E" w:rsidP="00ED2A21">
      <w:pPr>
        <w:ind w:left="567"/>
      </w:pPr>
      <w:r w:rsidRPr="00F12D4E">
        <w:t xml:space="preserve">This note represents the basis for the </w:t>
      </w:r>
      <w:r w:rsidR="003B7589">
        <w:t>high-level</w:t>
      </w:r>
      <w:r>
        <w:t xml:space="preserve"> </w:t>
      </w:r>
      <w:r w:rsidRPr="00F12D4E">
        <w:t xml:space="preserve">technical design of </w:t>
      </w:r>
      <w:r>
        <w:t xml:space="preserve">new </w:t>
      </w:r>
      <w:r w:rsidR="008116B6">
        <w:t xml:space="preserve">Internal </w:t>
      </w:r>
      <w:r>
        <w:t>Capital Model</w:t>
      </w:r>
      <w:r w:rsidR="00ED2A21">
        <w:t xml:space="preserve"> solution</w:t>
      </w:r>
      <w:r w:rsidRPr="00F12D4E">
        <w:t xml:space="preserve">. </w:t>
      </w:r>
      <w:r w:rsidR="00ED2A21">
        <w:t xml:space="preserve">The intended audience is GHO </w:t>
      </w:r>
      <w:r w:rsidR="00CC1DEF">
        <w:t>Capital Modelling</w:t>
      </w:r>
      <w:r w:rsidR="00ED2A21">
        <w:t xml:space="preserve">, GHO Security and </w:t>
      </w:r>
      <w:r w:rsidR="00343289" w:rsidRPr="00343289">
        <w:t>M&amp;GPru Enterprise Services</w:t>
      </w:r>
      <w:r w:rsidR="00ED2A21">
        <w:t>.</w:t>
      </w:r>
    </w:p>
    <w:p w14:paraId="3E345257" w14:textId="19900099" w:rsidR="00FD7340" w:rsidRDefault="00D343DC" w:rsidP="006E2C04">
      <w:pPr>
        <w:pStyle w:val="Heading1"/>
        <w:pageBreakBefore/>
        <w:numPr>
          <w:ilvl w:val="0"/>
          <w:numId w:val="23"/>
        </w:numPr>
        <w:spacing w:before="120" w:after="120"/>
        <w:jc w:val="left"/>
      </w:pPr>
      <w:bookmarkStart w:id="46" w:name="_Toc306785943"/>
      <w:bookmarkStart w:id="47" w:name="_Toc306960519"/>
      <w:bookmarkStart w:id="48" w:name="_Toc307238974"/>
      <w:bookmarkStart w:id="49" w:name="_Toc306785944"/>
      <w:bookmarkStart w:id="50" w:name="_Toc306960520"/>
      <w:bookmarkStart w:id="51" w:name="_Toc307238975"/>
      <w:bookmarkStart w:id="52" w:name="_Toc306785945"/>
      <w:bookmarkStart w:id="53" w:name="_Toc306960521"/>
      <w:bookmarkStart w:id="54" w:name="_Toc307238976"/>
      <w:bookmarkStart w:id="55" w:name="_Toc306785947"/>
      <w:bookmarkStart w:id="56" w:name="_Toc306960523"/>
      <w:bookmarkStart w:id="57" w:name="_Toc307238978"/>
      <w:bookmarkStart w:id="58" w:name="_Toc4146943"/>
      <w:bookmarkEnd w:id="46"/>
      <w:bookmarkEnd w:id="47"/>
      <w:bookmarkEnd w:id="48"/>
      <w:bookmarkEnd w:id="49"/>
      <w:bookmarkEnd w:id="50"/>
      <w:bookmarkEnd w:id="51"/>
      <w:bookmarkEnd w:id="52"/>
      <w:bookmarkEnd w:id="53"/>
      <w:bookmarkEnd w:id="54"/>
      <w:bookmarkEnd w:id="55"/>
      <w:bookmarkEnd w:id="56"/>
      <w:bookmarkEnd w:id="57"/>
      <w:r>
        <w:lastRenderedPageBreak/>
        <w:t>Business Solution Design</w:t>
      </w:r>
      <w:bookmarkEnd w:id="58"/>
    </w:p>
    <w:p w14:paraId="3E345259" w14:textId="262129A7" w:rsidR="00785BB2" w:rsidRDefault="00D343DC" w:rsidP="00266FF7">
      <w:pPr>
        <w:pStyle w:val="Heading2"/>
        <w:ind w:left="709"/>
      </w:pPr>
      <w:bookmarkStart w:id="59" w:name="_Toc4146944"/>
      <w:r>
        <w:t>High Level Business Requirements</w:t>
      </w:r>
      <w:bookmarkEnd w:id="59"/>
    </w:p>
    <w:p w14:paraId="14F1CF7C" w14:textId="77777777" w:rsidR="007C2E62" w:rsidRDefault="00D343DC" w:rsidP="00167E5C">
      <w:pPr>
        <w:ind w:left="360"/>
      </w:pPr>
      <w:r w:rsidRPr="00D343DC">
        <w:t xml:space="preserve">The requirements of this solution are </w:t>
      </w:r>
      <w:r w:rsidR="00207D0F">
        <w:t xml:space="preserve">detailed </w:t>
      </w:r>
      <w:r w:rsidR="007C2E62">
        <w:t>in the following set of documents.</w:t>
      </w:r>
    </w:p>
    <w:p w14:paraId="459502B9" w14:textId="338F530A" w:rsidR="00B8254F" w:rsidRDefault="00B8254F" w:rsidP="00B8254F">
      <w:pPr>
        <w:pStyle w:val="NoSpacing"/>
        <w:numPr>
          <w:ilvl w:val="0"/>
          <w:numId w:val="55"/>
        </w:numPr>
      </w:pPr>
      <w:r w:rsidRPr="00B8254F">
        <w:t>ICMI_R-001 - RAFM project Management_1_0</w:t>
      </w:r>
    </w:p>
    <w:p w14:paraId="731C1E96" w14:textId="6DC5BFD2" w:rsidR="00B8254F" w:rsidRDefault="00B8254F" w:rsidP="00B8254F">
      <w:pPr>
        <w:pStyle w:val="NoSpacing"/>
        <w:numPr>
          <w:ilvl w:val="0"/>
          <w:numId w:val="55"/>
        </w:numPr>
      </w:pPr>
      <w:r w:rsidRPr="00B8254F">
        <w:t>ICMI_R-002_ICM_components_with_ICM_Project_1_0</w:t>
      </w:r>
    </w:p>
    <w:p w14:paraId="565CDC77" w14:textId="535E225C" w:rsidR="00B8254F" w:rsidRDefault="00B8254F" w:rsidP="00B8254F">
      <w:pPr>
        <w:pStyle w:val="NoSpacing"/>
        <w:numPr>
          <w:ilvl w:val="0"/>
          <w:numId w:val="55"/>
        </w:numPr>
      </w:pPr>
      <w:r w:rsidRPr="00B8254F">
        <w:t>ICMI_R-003 - ICM Runs outputv1_0</w:t>
      </w:r>
    </w:p>
    <w:p w14:paraId="5D59166F" w14:textId="77777777" w:rsidR="00B8254F" w:rsidRDefault="00B8254F" w:rsidP="00266FF7">
      <w:pPr>
        <w:pStyle w:val="NoSpacing"/>
        <w:ind w:left="1287"/>
      </w:pPr>
    </w:p>
    <w:p w14:paraId="03C0EAD1" w14:textId="07C2571F" w:rsidR="007C2E62" w:rsidRDefault="007C2E62" w:rsidP="00167E5C">
      <w:pPr>
        <w:ind w:left="360"/>
      </w:pPr>
      <w:r>
        <w:t xml:space="preserve">A summary of the requirements are also maintained in the </w:t>
      </w:r>
      <w:r w:rsidRPr="00B73D43">
        <w:t>ICM Technology Design Overview</w:t>
      </w:r>
      <w:r>
        <w:t xml:space="preserve"> document.</w:t>
      </w:r>
    </w:p>
    <w:p w14:paraId="43FC4974" w14:textId="77777777" w:rsidR="00207A25" w:rsidRPr="00D343DC" w:rsidRDefault="00207A25" w:rsidP="00167E5C">
      <w:pPr>
        <w:ind w:left="360"/>
      </w:pPr>
    </w:p>
    <w:p w14:paraId="03997309" w14:textId="6C0D28D0" w:rsidR="005737D4" w:rsidRDefault="005737D4" w:rsidP="00266FF7">
      <w:pPr>
        <w:pStyle w:val="Heading2"/>
        <w:ind w:left="709"/>
      </w:pPr>
      <w:bookmarkStart w:id="60" w:name="_Toc4146945"/>
      <w:r>
        <w:t>User Story / Use Case</w:t>
      </w:r>
      <w:bookmarkEnd w:id="60"/>
      <w:r>
        <w:t xml:space="preserve"> </w:t>
      </w:r>
    </w:p>
    <w:p w14:paraId="056C0C5D" w14:textId="5BCA2F76" w:rsidR="005737D4" w:rsidRDefault="00167E5C" w:rsidP="00167E5C">
      <w:pPr>
        <w:ind w:left="360"/>
      </w:pPr>
      <w:r w:rsidRPr="00D343DC">
        <w:t>The</w:t>
      </w:r>
      <w:r>
        <w:t xml:space="preserve"> following use cases have been modelled for the solution:</w:t>
      </w:r>
    </w:p>
    <w:p w14:paraId="768B9EED" w14:textId="3E585074" w:rsidR="00167E5C" w:rsidRDefault="000649B8" w:rsidP="00167E5C">
      <w:pPr>
        <w:pStyle w:val="ListParagraph"/>
        <w:numPr>
          <w:ilvl w:val="0"/>
          <w:numId w:val="55"/>
        </w:numPr>
      </w:pPr>
      <w:r>
        <w:t>l</w:t>
      </w:r>
      <w:r w:rsidR="00167E5C">
        <w:t xml:space="preserve">ite </w:t>
      </w:r>
      <w:r w:rsidR="002B635D">
        <w:t>m</w:t>
      </w:r>
      <w:r w:rsidR="00167E5C" w:rsidRPr="00167E5C">
        <w:t xml:space="preserve">odel </w:t>
      </w:r>
      <w:r w:rsidR="002B635D">
        <w:t>d</w:t>
      </w:r>
      <w:r w:rsidR="00167E5C" w:rsidRPr="00167E5C">
        <w:t xml:space="preserve">evelopment </w:t>
      </w:r>
      <w:r w:rsidR="002B635D">
        <w:t>p</w:t>
      </w:r>
      <w:r w:rsidR="00167E5C" w:rsidRPr="00167E5C">
        <w:t>rocess</w:t>
      </w:r>
    </w:p>
    <w:p w14:paraId="2015F721" w14:textId="526F7161" w:rsidR="00167E5C" w:rsidRDefault="00CA2DCE" w:rsidP="00167E5C">
      <w:pPr>
        <w:pStyle w:val="ListParagraph"/>
        <w:numPr>
          <w:ilvl w:val="0"/>
          <w:numId w:val="55"/>
        </w:numPr>
      </w:pPr>
      <w:r>
        <w:t>r</w:t>
      </w:r>
      <w:r w:rsidR="002B635D">
        <w:t>isk scenario g</w:t>
      </w:r>
      <w:r w:rsidR="00167E5C">
        <w:t>eneration</w:t>
      </w:r>
    </w:p>
    <w:p w14:paraId="07131A05" w14:textId="31F5457C" w:rsidR="00167E5C" w:rsidRDefault="00CA2DCE" w:rsidP="00167E5C">
      <w:pPr>
        <w:pStyle w:val="ListParagraph"/>
        <w:numPr>
          <w:ilvl w:val="0"/>
          <w:numId w:val="55"/>
        </w:numPr>
      </w:pPr>
      <w:r>
        <w:t>c</w:t>
      </w:r>
      <w:r w:rsidR="00167E5C">
        <w:t xml:space="preserve">apital </w:t>
      </w:r>
      <w:r w:rsidR="002B635D">
        <w:t>m</w:t>
      </w:r>
      <w:r w:rsidR="00167E5C">
        <w:t xml:space="preserve">odel </w:t>
      </w:r>
      <w:r w:rsidR="002B635D">
        <w:t>c</w:t>
      </w:r>
      <w:r w:rsidR="00167E5C">
        <w:t xml:space="preserve">alculation </w:t>
      </w:r>
      <w:r w:rsidR="002B635D">
        <w:t>r</w:t>
      </w:r>
      <w:r w:rsidR="00167E5C">
        <w:t>un</w:t>
      </w:r>
      <w:r w:rsidR="00B8254F">
        <w:t xml:space="preserve"> standard results</w:t>
      </w:r>
    </w:p>
    <w:p w14:paraId="2E3A9353" w14:textId="57527DBF" w:rsidR="00B8254F" w:rsidRDefault="00B8254F" w:rsidP="00167E5C">
      <w:pPr>
        <w:pStyle w:val="ListParagraph"/>
        <w:numPr>
          <w:ilvl w:val="0"/>
          <w:numId w:val="55"/>
        </w:numPr>
      </w:pPr>
      <w:r>
        <w:t>capital model calculation run lite model detailed output results</w:t>
      </w:r>
      <w:r w:rsidR="00FE6D22">
        <w:t xml:space="preserve"> (scheduled reports)</w:t>
      </w:r>
    </w:p>
    <w:p w14:paraId="440DCD6F" w14:textId="29777912" w:rsidR="00167E5C" w:rsidRPr="00167E5C" w:rsidRDefault="00CA2DCE" w:rsidP="00167E5C">
      <w:pPr>
        <w:pStyle w:val="ListParagraph"/>
        <w:numPr>
          <w:ilvl w:val="0"/>
          <w:numId w:val="55"/>
        </w:numPr>
      </w:pPr>
      <w:r>
        <w:t>p</w:t>
      </w:r>
      <w:r w:rsidR="00C977C0">
        <w:t>ost processing</w:t>
      </w:r>
    </w:p>
    <w:p w14:paraId="230BF65B" w14:textId="77777777" w:rsidR="00207A25" w:rsidRPr="00167E5C" w:rsidRDefault="00207A25" w:rsidP="00167E5C">
      <w:pPr>
        <w:ind w:left="360"/>
      </w:pPr>
    </w:p>
    <w:p w14:paraId="3ABEB9E7" w14:textId="3963130A" w:rsidR="00F072D7" w:rsidRDefault="00F072D7" w:rsidP="00266FF7">
      <w:pPr>
        <w:pStyle w:val="Heading2"/>
        <w:ind w:left="851" w:hanging="491"/>
      </w:pPr>
      <w:bookmarkStart w:id="61" w:name="_Toc4146946"/>
      <w:r>
        <w:t>User Context</w:t>
      </w:r>
      <w:bookmarkEnd w:id="61"/>
    </w:p>
    <w:p w14:paraId="28DE304A" w14:textId="77777777" w:rsidR="00AC6AAE" w:rsidRPr="00AC6AAE" w:rsidRDefault="00AC6AAE" w:rsidP="00AC6AAE"/>
    <w:p w14:paraId="2A0E9C19" w14:textId="676C64E7" w:rsidR="00F072D7" w:rsidRDefault="005A66BE" w:rsidP="00F072D7">
      <w:r>
        <w:rPr>
          <w:noProof/>
        </w:rPr>
        <w:drawing>
          <wp:inline distT="0" distB="0" distL="0" distR="0" wp14:anchorId="69EFC07C" wp14:editId="0CD21532">
            <wp:extent cx="2426555" cy="332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26555" cy="3321050"/>
                    </a:xfrm>
                    <a:prstGeom prst="rect">
                      <a:avLst/>
                    </a:prstGeom>
                    <a:noFill/>
                    <a:ln>
                      <a:noFill/>
                    </a:ln>
                  </pic:spPr>
                </pic:pic>
              </a:graphicData>
            </a:graphic>
          </wp:inline>
        </w:drawing>
      </w:r>
    </w:p>
    <w:p w14:paraId="16D1016A" w14:textId="4083767E" w:rsidR="00F072D7" w:rsidRDefault="00167E5C" w:rsidP="00266FF7">
      <w:pPr>
        <w:ind w:left="709" w:firstLine="11"/>
      </w:pPr>
      <w:r>
        <w:t xml:space="preserve">The total number of users across all Business Units is </w:t>
      </w:r>
      <w:r w:rsidR="00C52951">
        <w:t xml:space="preserve">about </w:t>
      </w:r>
      <w:r w:rsidR="00B8254F">
        <w:t>1</w:t>
      </w:r>
      <w:r w:rsidR="00C52951">
        <w:t>0</w:t>
      </w:r>
      <w:r w:rsidR="0074315F">
        <w:t>0 users.</w:t>
      </w:r>
      <w:r w:rsidR="00BA46EA">
        <w:t xml:space="preserve"> However</w:t>
      </w:r>
      <w:r w:rsidR="00A94252">
        <w:t>,</w:t>
      </w:r>
      <w:r w:rsidR="00BA46EA">
        <w:t xml:space="preserve"> the majority of these users will be light users</w:t>
      </w:r>
      <w:r w:rsidR="00A94252">
        <w:t>, who will access the system on an infrequent basis.</w:t>
      </w:r>
    </w:p>
    <w:p w14:paraId="6BFF067C" w14:textId="0EEBB71B" w:rsidR="0074315F" w:rsidRDefault="0074315F" w:rsidP="00F072D7">
      <w:r>
        <w:br w:type="page"/>
      </w:r>
    </w:p>
    <w:p w14:paraId="2905452B" w14:textId="692B7F71" w:rsidR="00F072D7" w:rsidRDefault="00F072D7" w:rsidP="00266FF7">
      <w:pPr>
        <w:pStyle w:val="Heading2"/>
        <w:ind w:left="709"/>
      </w:pPr>
      <w:bookmarkStart w:id="62" w:name="_Toc4146947"/>
      <w:r>
        <w:lastRenderedPageBreak/>
        <w:t xml:space="preserve">User </w:t>
      </w:r>
      <w:r w:rsidR="00266C7C">
        <w:t>l</w:t>
      </w:r>
      <w:r>
        <w:t>ocations</w:t>
      </w:r>
      <w:bookmarkEnd w:id="62"/>
    </w:p>
    <w:p w14:paraId="190A34CF" w14:textId="41AAB63F" w:rsidR="00AC6AAE" w:rsidRDefault="00AC6AAE" w:rsidP="00AC6AAE">
      <w:pPr>
        <w:ind w:left="720"/>
      </w:pPr>
      <w:r>
        <w:t>The solution is to be used on a group wide basis for a limited number of users. The</w:t>
      </w:r>
      <w:r w:rsidR="00C52951">
        <w:t>se include</w:t>
      </w:r>
      <w:r>
        <w:t xml:space="preserve"> </w:t>
      </w:r>
      <w:r w:rsidR="00C52951">
        <w:t xml:space="preserve">GHO Reporting team, </w:t>
      </w:r>
      <w:r>
        <w:t xml:space="preserve">PCA and </w:t>
      </w:r>
      <w:r w:rsidR="008D686A">
        <w:t>JNL</w:t>
      </w:r>
      <w:r>
        <w:t xml:space="preserve"> business units. </w:t>
      </w:r>
      <w:r w:rsidR="00C52951">
        <w:t>Support team and ICM development team complete the set of users.</w:t>
      </w:r>
    </w:p>
    <w:p w14:paraId="68878C45" w14:textId="6B8D56F5" w:rsidR="00A31202" w:rsidRDefault="00B62ACE" w:rsidP="0058720C">
      <w:pPr>
        <w:ind w:left="851"/>
      </w:pPr>
      <w:r>
        <w:t>GHO Users</w:t>
      </w:r>
    </w:p>
    <w:p w14:paraId="284DDCA2" w14:textId="1D39A9F7" w:rsidR="00B62ACE" w:rsidRDefault="00B62ACE" w:rsidP="00B62ACE">
      <w:pPr>
        <w:pStyle w:val="ListParagraph"/>
        <w:numPr>
          <w:ilvl w:val="0"/>
          <w:numId w:val="55"/>
        </w:numPr>
      </w:pPr>
      <w:r>
        <w:t>London</w:t>
      </w:r>
    </w:p>
    <w:p w14:paraId="0B3DF9FE" w14:textId="77777777" w:rsidR="007278F9" w:rsidRDefault="007278F9" w:rsidP="00B62ACE">
      <w:pPr>
        <w:ind w:left="792"/>
      </w:pPr>
    </w:p>
    <w:p w14:paraId="483A2E7D" w14:textId="33C0EC82" w:rsidR="00B62ACE" w:rsidRDefault="00B62ACE" w:rsidP="00B62ACE">
      <w:pPr>
        <w:ind w:left="792"/>
      </w:pPr>
      <w:r>
        <w:t>PCA Users</w:t>
      </w:r>
    </w:p>
    <w:p w14:paraId="62204FE9" w14:textId="330B178E" w:rsidR="00B62ACE" w:rsidRDefault="00B62ACE" w:rsidP="00B62ACE">
      <w:pPr>
        <w:pStyle w:val="ListParagraph"/>
        <w:numPr>
          <w:ilvl w:val="0"/>
          <w:numId w:val="55"/>
        </w:numPr>
      </w:pPr>
      <w:r>
        <w:t>Hong Kong</w:t>
      </w:r>
    </w:p>
    <w:p w14:paraId="583146F6" w14:textId="0EF3B8B9" w:rsidR="00B62ACE" w:rsidRDefault="00B62ACE" w:rsidP="00B62ACE"/>
    <w:p w14:paraId="0501B82C" w14:textId="5EBA5459" w:rsidR="00B62ACE" w:rsidRDefault="008D686A" w:rsidP="00B62ACE">
      <w:pPr>
        <w:ind w:left="792"/>
      </w:pPr>
      <w:r>
        <w:t>JNL</w:t>
      </w:r>
      <w:r w:rsidR="00B62ACE">
        <w:t xml:space="preserve"> Users</w:t>
      </w:r>
    </w:p>
    <w:p w14:paraId="2E0318BF" w14:textId="428B7644" w:rsidR="00B62ACE" w:rsidRDefault="00B62ACE" w:rsidP="00B62ACE">
      <w:pPr>
        <w:pStyle w:val="ListParagraph"/>
        <w:numPr>
          <w:ilvl w:val="0"/>
          <w:numId w:val="55"/>
        </w:numPr>
      </w:pPr>
      <w:r>
        <w:t>Lansing</w:t>
      </w:r>
    </w:p>
    <w:p w14:paraId="3AA194FC" w14:textId="739D215D" w:rsidR="00210A67" w:rsidRDefault="00D343DC" w:rsidP="00266FF7">
      <w:pPr>
        <w:pStyle w:val="Heading2"/>
        <w:ind w:left="851" w:hanging="491"/>
        <w:rPr>
          <w:rStyle w:val="Heading2Char"/>
          <w:b/>
        </w:rPr>
      </w:pPr>
      <w:bookmarkStart w:id="63" w:name="_Toc1546783"/>
      <w:bookmarkStart w:id="64" w:name="_Toc3208579"/>
      <w:bookmarkStart w:id="65" w:name="_Toc4080028"/>
      <w:bookmarkStart w:id="66" w:name="_Toc4146948"/>
      <w:bookmarkStart w:id="67" w:name="_Toc1546784"/>
      <w:bookmarkStart w:id="68" w:name="_Toc3208580"/>
      <w:bookmarkStart w:id="69" w:name="_Toc4080029"/>
      <w:bookmarkStart w:id="70" w:name="_Toc4146949"/>
      <w:bookmarkStart w:id="71" w:name="_Toc1546785"/>
      <w:bookmarkStart w:id="72" w:name="_Toc3208581"/>
      <w:bookmarkStart w:id="73" w:name="_Toc4080030"/>
      <w:bookmarkStart w:id="74" w:name="_Toc4146950"/>
      <w:bookmarkStart w:id="75" w:name="_Toc1546786"/>
      <w:bookmarkStart w:id="76" w:name="_Toc3208582"/>
      <w:bookmarkStart w:id="77" w:name="_Toc4080031"/>
      <w:bookmarkStart w:id="78" w:name="_Toc4146951"/>
      <w:bookmarkStart w:id="79" w:name="_Toc1546787"/>
      <w:bookmarkStart w:id="80" w:name="_Toc3208583"/>
      <w:bookmarkStart w:id="81" w:name="_Toc4080032"/>
      <w:bookmarkStart w:id="82" w:name="_Toc4146952"/>
      <w:bookmarkStart w:id="83" w:name="_Toc1546788"/>
      <w:bookmarkStart w:id="84" w:name="_Toc3208584"/>
      <w:bookmarkStart w:id="85" w:name="_Toc4080033"/>
      <w:bookmarkStart w:id="86" w:name="_Toc4146953"/>
      <w:bookmarkStart w:id="87" w:name="_Toc467569432"/>
      <w:bookmarkStart w:id="88" w:name="_Toc467569600"/>
      <w:bookmarkStart w:id="89" w:name="_Toc467569953"/>
      <w:bookmarkStart w:id="90" w:name="_Toc467570014"/>
      <w:bookmarkStart w:id="91" w:name="_Toc467570073"/>
      <w:bookmarkStart w:id="92" w:name="_Toc467570196"/>
      <w:bookmarkStart w:id="93" w:name="_Toc467570291"/>
      <w:bookmarkStart w:id="94" w:name="_Toc467569433"/>
      <w:bookmarkStart w:id="95" w:name="_Toc467569601"/>
      <w:bookmarkStart w:id="96" w:name="_Toc467569954"/>
      <w:bookmarkStart w:id="97" w:name="_Toc467570015"/>
      <w:bookmarkStart w:id="98" w:name="_Toc467570074"/>
      <w:bookmarkStart w:id="99" w:name="_Toc467570197"/>
      <w:bookmarkStart w:id="100" w:name="_Toc467570292"/>
      <w:bookmarkStart w:id="101" w:name="_Toc467569434"/>
      <w:bookmarkStart w:id="102" w:name="_Toc467569602"/>
      <w:bookmarkStart w:id="103" w:name="_Toc467569955"/>
      <w:bookmarkStart w:id="104" w:name="_Toc467570016"/>
      <w:bookmarkStart w:id="105" w:name="_Toc467570075"/>
      <w:bookmarkStart w:id="106" w:name="_Toc467570198"/>
      <w:bookmarkStart w:id="107" w:name="_Toc467570293"/>
      <w:bookmarkStart w:id="108" w:name="_Toc467569435"/>
      <w:bookmarkStart w:id="109" w:name="_Toc467569603"/>
      <w:bookmarkStart w:id="110" w:name="_Toc467569956"/>
      <w:bookmarkStart w:id="111" w:name="_Toc467570017"/>
      <w:bookmarkStart w:id="112" w:name="_Toc467570076"/>
      <w:bookmarkStart w:id="113" w:name="_Toc467570199"/>
      <w:bookmarkStart w:id="114" w:name="_Toc467570294"/>
      <w:bookmarkStart w:id="115" w:name="_Toc467569436"/>
      <w:bookmarkStart w:id="116" w:name="_Toc467569604"/>
      <w:bookmarkStart w:id="117" w:name="_Toc467569957"/>
      <w:bookmarkStart w:id="118" w:name="_Toc467570018"/>
      <w:bookmarkStart w:id="119" w:name="_Toc467570077"/>
      <w:bookmarkStart w:id="120" w:name="_Toc467570200"/>
      <w:bookmarkStart w:id="121" w:name="_Toc467570295"/>
      <w:bookmarkStart w:id="122" w:name="_Toc467569437"/>
      <w:bookmarkStart w:id="123" w:name="_Toc467569605"/>
      <w:bookmarkStart w:id="124" w:name="_Toc467569958"/>
      <w:bookmarkStart w:id="125" w:name="_Toc467570019"/>
      <w:bookmarkStart w:id="126" w:name="_Toc467570078"/>
      <w:bookmarkStart w:id="127" w:name="_Toc467570201"/>
      <w:bookmarkStart w:id="128" w:name="_Toc467570296"/>
      <w:bookmarkStart w:id="129" w:name="_Toc4146954"/>
      <w:bookmarkStart w:id="130" w:name="_Toc349815833"/>
      <w:bookmarkStart w:id="131" w:name="_Toc349815885"/>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Pr>
          <w:rStyle w:val="Heading2Char"/>
          <w:b/>
        </w:rPr>
        <w:t>Key Design Constraints</w:t>
      </w:r>
      <w:bookmarkEnd w:id="129"/>
    </w:p>
    <w:p w14:paraId="06EB852A" w14:textId="77777777" w:rsidR="00D343DC" w:rsidRPr="00C972E2" w:rsidRDefault="00D343DC" w:rsidP="00DD3DBE">
      <w:pPr>
        <w:ind w:firstLine="360"/>
      </w:pPr>
      <w:r>
        <w:t>The following design constraints exist in the solution:</w:t>
      </w:r>
    </w:p>
    <w:tbl>
      <w:tblPr>
        <w:tblpPr w:leftFromText="180" w:rightFromText="180" w:vertAnchor="text" w:horzAnchor="margin" w:tblpXSpec="center" w:tblpY="24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6"/>
        <w:gridCol w:w="3208"/>
        <w:gridCol w:w="2591"/>
      </w:tblGrid>
      <w:tr w:rsidR="00D06BF6" w14:paraId="286DEC97" w14:textId="0BEEECCA" w:rsidTr="00D06BF6">
        <w:trPr>
          <w:tblHeader/>
        </w:trPr>
        <w:tc>
          <w:tcPr>
            <w:tcW w:w="1766" w:type="pct"/>
            <w:shd w:val="clear" w:color="auto" w:fill="E5B8B7" w:themeFill="accent2" w:themeFillTint="66"/>
          </w:tcPr>
          <w:p w14:paraId="056DE60F" w14:textId="77777777" w:rsidR="00D06BF6" w:rsidRPr="0077344A" w:rsidRDefault="00D06BF6" w:rsidP="000644B1">
            <w:pPr>
              <w:rPr>
                <w:b/>
              </w:rPr>
            </w:pPr>
            <w:r w:rsidRPr="0077344A">
              <w:rPr>
                <w:b/>
              </w:rPr>
              <w:t xml:space="preserve">Constraint </w:t>
            </w:r>
          </w:p>
        </w:tc>
        <w:tc>
          <w:tcPr>
            <w:tcW w:w="1789" w:type="pct"/>
            <w:shd w:val="clear" w:color="auto" w:fill="E5B8B7" w:themeFill="accent2" w:themeFillTint="66"/>
          </w:tcPr>
          <w:p w14:paraId="641F863E" w14:textId="77777777" w:rsidR="00D06BF6" w:rsidRPr="0077344A" w:rsidRDefault="00D06BF6" w:rsidP="000644B1">
            <w:pPr>
              <w:rPr>
                <w:b/>
              </w:rPr>
            </w:pPr>
            <w:r w:rsidRPr="0077344A">
              <w:rPr>
                <w:b/>
              </w:rPr>
              <w:t>Impact of constraint</w:t>
            </w:r>
          </w:p>
        </w:tc>
        <w:tc>
          <w:tcPr>
            <w:tcW w:w="1445" w:type="pct"/>
            <w:shd w:val="clear" w:color="auto" w:fill="E5B8B7" w:themeFill="accent2" w:themeFillTint="66"/>
          </w:tcPr>
          <w:p w14:paraId="67FEB4A2" w14:textId="7C3DD6C1" w:rsidR="00D06BF6" w:rsidRPr="0077344A" w:rsidRDefault="00D06BF6" w:rsidP="000644B1">
            <w:pPr>
              <w:rPr>
                <w:b/>
              </w:rPr>
            </w:pPr>
            <w:r>
              <w:rPr>
                <w:b/>
              </w:rPr>
              <w:t xml:space="preserve">Owned By </w:t>
            </w:r>
          </w:p>
        </w:tc>
      </w:tr>
      <w:tr w:rsidR="00D06BF6" w14:paraId="0B6052D4" w14:textId="09C454D7" w:rsidTr="00D06BF6">
        <w:tc>
          <w:tcPr>
            <w:tcW w:w="1766" w:type="pct"/>
          </w:tcPr>
          <w:p w14:paraId="4E0FD018" w14:textId="1868C06D" w:rsidR="00D06BF6" w:rsidRPr="006B462C" w:rsidRDefault="00C931DA" w:rsidP="00266FF7">
            <w:pPr>
              <w:jc w:val="left"/>
              <w:rPr>
                <w:iCs/>
              </w:rPr>
            </w:pPr>
            <w:r>
              <w:rPr>
                <w:iCs/>
              </w:rPr>
              <w:t xml:space="preserve">Operational separation of </w:t>
            </w:r>
            <w:r w:rsidR="00207D0F">
              <w:rPr>
                <w:iCs/>
              </w:rPr>
              <w:t>Prudential</w:t>
            </w:r>
            <w:r>
              <w:rPr>
                <w:iCs/>
              </w:rPr>
              <w:t xml:space="preserve"> plc from MandG</w:t>
            </w:r>
            <w:r w:rsidR="009725A1">
              <w:rPr>
                <w:iCs/>
              </w:rPr>
              <w:t>Pru</w:t>
            </w:r>
            <w:r>
              <w:rPr>
                <w:iCs/>
              </w:rPr>
              <w:t xml:space="preserve">, is moving all GHO systems onto </w:t>
            </w:r>
            <w:r w:rsidR="006C5D0D">
              <w:rPr>
                <w:iCs/>
              </w:rPr>
              <w:t>cloud-based</w:t>
            </w:r>
            <w:r w:rsidR="00207D0F">
              <w:rPr>
                <w:iCs/>
              </w:rPr>
              <w:t xml:space="preserve"> data</w:t>
            </w:r>
            <w:r w:rsidR="000F0CC4">
              <w:rPr>
                <w:iCs/>
              </w:rPr>
              <w:t xml:space="preserve"> centres.</w:t>
            </w:r>
          </w:p>
        </w:tc>
        <w:tc>
          <w:tcPr>
            <w:tcW w:w="1789" w:type="pct"/>
          </w:tcPr>
          <w:p w14:paraId="4FAF1909" w14:textId="1C8EBADA" w:rsidR="00D06BF6" w:rsidRDefault="000F0CC4" w:rsidP="00C63958">
            <w:pPr>
              <w:pStyle w:val="ListParagraph"/>
              <w:numPr>
                <w:ilvl w:val="0"/>
                <w:numId w:val="27"/>
              </w:numPr>
              <w:spacing w:before="0" w:after="0"/>
              <w:ind w:left="459"/>
              <w:contextualSpacing/>
              <w:jc w:val="left"/>
              <w:rPr>
                <w:iCs/>
              </w:rPr>
            </w:pPr>
            <w:r>
              <w:rPr>
                <w:iCs/>
              </w:rPr>
              <w:t xml:space="preserve">Design of the new solution should take into consideration a migration of all system components to a </w:t>
            </w:r>
            <w:r w:rsidR="006C5D0D">
              <w:rPr>
                <w:iCs/>
              </w:rPr>
              <w:t>cloud-based</w:t>
            </w:r>
            <w:r>
              <w:rPr>
                <w:iCs/>
              </w:rPr>
              <w:t xml:space="preserve"> deployment</w:t>
            </w:r>
          </w:p>
        </w:tc>
        <w:tc>
          <w:tcPr>
            <w:tcW w:w="1445" w:type="pct"/>
          </w:tcPr>
          <w:p w14:paraId="4BF76252" w14:textId="5BC0239D" w:rsidR="00D06BF6" w:rsidRPr="005800DC" w:rsidRDefault="000F0CC4" w:rsidP="00266FF7">
            <w:pPr>
              <w:spacing w:before="0" w:after="0"/>
              <w:ind w:left="99"/>
              <w:contextualSpacing/>
              <w:jc w:val="left"/>
              <w:rPr>
                <w:iCs/>
              </w:rPr>
            </w:pPr>
            <w:r w:rsidRPr="005800DC">
              <w:rPr>
                <w:iCs/>
              </w:rPr>
              <w:t>Project</w:t>
            </w:r>
          </w:p>
        </w:tc>
      </w:tr>
    </w:tbl>
    <w:p w14:paraId="491660DB" w14:textId="0982A135" w:rsidR="007F50DA" w:rsidRDefault="007F50DA" w:rsidP="00266FF7">
      <w:pPr>
        <w:pStyle w:val="Heading2"/>
        <w:ind w:left="851" w:hanging="567"/>
        <w:rPr>
          <w:rStyle w:val="Heading2Char"/>
          <w:b/>
        </w:rPr>
      </w:pPr>
      <w:bookmarkStart w:id="132" w:name="_Toc3208586"/>
      <w:bookmarkStart w:id="133" w:name="_Toc4080035"/>
      <w:bookmarkStart w:id="134" w:name="_Toc4146955"/>
      <w:bookmarkStart w:id="135" w:name="_Toc4146956"/>
      <w:bookmarkEnd w:id="132"/>
      <w:bookmarkEnd w:id="133"/>
      <w:bookmarkEnd w:id="134"/>
      <w:r>
        <w:rPr>
          <w:rStyle w:val="Heading2Char"/>
          <w:b/>
        </w:rPr>
        <w:t>Dependencies</w:t>
      </w:r>
      <w:bookmarkEnd w:id="135"/>
    </w:p>
    <w:p w14:paraId="736F1AE9" w14:textId="77777777" w:rsidR="00716094" w:rsidRPr="00C631EE" w:rsidRDefault="00716094" w:rsidP="00C631EE"/>
    <w:tbl>
      <w:tblPr>
        <w:tblStyle w:val="TableGrid"/>
        <w:tblW w:w="9594" w:type="dxa"/>
        <w:tblInd w:w="108" w:type="dxa"/>
        <w:tblLook w:val="01E0" w:firstRow="1" w:lastRow="1" w:firstColumn="1" w:lastColumn="1" w:noHBand="0" w:noVBand="0"/>
      </w:tblPr>
      <w:tblGrid>
        <w:gridCol w:w="1843"/>
        <w:gridCol w:w="4961"/>
        <w:gridCol w:w="2790"/>
      </w:tblGrid>
      <w:tr w:rsidR="007278F9" w:rsidRPr="00B93A01" w14:paraId="1E14C1FF" w14:textId="77777777" w:rsidTr="007278F9">
        <w:tc>
          <w:tcPr>
            <w:tcW w:w="1843" w:type="dxa"/>
            <w:shd w:val="clear" w:color="auto" w:fill="E5B8B7" w:themeFill="accent2" w:themeFillTint="66"/>
          </w:tcPr>
          <w:p w14:paraId="1FC121EA" w14:textId="77777777" w:rsidR="007278F9" w:rsidRPr="0077344A" w:rsidRDefault="007278F9" w:rsidP="007278F9">
            <w:pPr>
              <w:spacing w:before="20" w:after="20"/>
              <w:rPr>
                <w:b/>
              </w:rPr>
            </w:pPr>
            <w:bookmarkStart w:id="136" w:name="_Hlk5616470"/>
            <w:r>
              <w:rPr>
                <w:b/>
              </w:rPr>
              <w:t>Service</w:t>
            </w:r>
          </w:p>
        </w:tc>
        <w:tc>
          <w:tcPr>
            <w:tcW w:w="4961" w:type="dxa"/>
            <w:shd w:val="clear" w:color="auto" w:fill="E5B8B7" w:themeFill="accent2" w:themeFillTint="66"/>
          </w:tcPr>
          <w:p w14:paraId="4F3ED843" w14:textId="77777777" w:rsidR="007278F9" w:rsidRPr="0077344A" w:rsidRDefault="007278F9" w:rsidP="007278F9">
            <w:pPr>
              <w:spacing w:before="20" w:after="20"/>
              <w:rPr>
                <w:b/>
              </w:rPr>
            </w:pPr>
            <w:r w:rsidRPr="0077344A">
              <w:rPr>
                <w:b/>
              </w:rPr>
              <w:t>Dependency on</w:t>
            </w:r>
          </w:p>
        </w:tc>
        <w:tc>
          <w:tcPr>
            <w:tcW w:w="2790" w:type="dxa"/>
            <w:shd w:val="clear" w:color="auto" w:fill="E5B8B7" w:themeFill="accent2" w:themeFillTint="66"/>
          </w:tcPr>
          <w:p w14:paraId="38FB5C68" w14:textId="77777777" w:rsidR="007278F9" w:rsidRPr="0077344A" w:rsidRDefault="007278F9" w:rsidP="007278F9">
            <w:pPr>
              <w:spacing w:before="20" w:after="20"/>
              <w:rPr>
                <w:b/>
              </w:rPr>
            </w:pPr>
            <w:r w:rsidRPr="0077344A">
              <w:rPr>
                <w:b/>
              </w:rPr>
              <w:t>Owner of dependency</w:t>
            </w:r>
          </w:p>
        </w:tc>
      </w:tr>
      <w:tr w:rsidR="007278F9" w:rsidRPr="00B93A01" w14:paraId="6438DC75" w14:textId="77777777" w:rsidTr="007278F9">
        <w:trPr>
          <w:cantSplit/>
        </w:trPr>
        <w:tc>
          <w:tcPr>
            <w:tcW w:w="1843" w:type="dxa"/>
          </w:tcPr>
          <w:p w14:paraId="1D6320AA" w14:textId="165A72AD" w:rsidR="007278F9" w:rsidRDefault="00113264" w:rsidP="00266FF7">
            <w:pPr>
              <w:spacing w:before="20" w:after="20"/>
              <w:jc w:val="left"/>
            </w:pPr>
            <w:r>
              <w:t>ICM interface</w:t>
            </w:r>
            <w:r w:rsidR="004360DD">
              <w:t xml:space="preserve"> user</w:t>
            </w:r>
            <w:r>
              <w:t xml:space="preserve"> access for JNL users</w:t>
            </w:r>
          </w:p>
        </w:tc>
        <w:tc>
          <w:tcPr>
            <w:tcW w:w="4961" w:type="dxa"/>
          </w:tcPr>
          <w:p w14:paraId="0A4CA366" w14:textId="64D34D9C" w:rsidR="00A47732" w:rsidRDefault="00A47732" w:rsidP="007278F9">
            <w:pPr>
              <w:spacing w:before="20" w:after="20"/>
            </w:pPr>
            <w:r>
              <w:t xml:space="preserve">The project has a dependency on the </w:t>
            </w:r>
            <w:r w:rsidR="00FA4413">
              <w:t xml:space="preserve">continued </w:t>
            </w:r>
            <w:r>
              <w:t>provision of an alternative desktop access method for the ICM user interface, for JNL users.</w:t>
            </w:r>
          </w:p>
          <w:p w14:paraId="7EE8E91A" w14:textId="2FD7B57F" w:rsidR="007278F9" w:rsidRPr="00B93A01" w:rsidRDefault="00637F76" w:rsidP="007278F9">
            <w:pPr>
              <w:spacing w:before="20" w:after="20"/>
            </w:pPr>
            <w:r>
              <w:t xml:space="preserve">JNL </w:t>
            </w:r>
            <w:r w:rsidR="009E4445">
              <w:t>have</w:t>
            </w:r>
            <w:r>
              <w:t xml:space="preserve"> </w:t>
            </w:r>
            <w:r w:rsidR="00A47732">
              <w:t>decommis</w:t>
            </w:r>
            <w:r w:rsidR="009E4445">
              <w:t>sioned direct</w:t>
            </w:r>
            <w:r w:rsidR="00A47732">
              <w:t xml:space="preserve"> </w:t>
            </w:r>
            <w:r>
              <w:t>access to Citrix virtual desktop</w:t>
            </w:r>
            <w:r w:rsidR="00A47732">
              <w:t xml:space="preserve"> (GWA portal)</w:t>
            </w:r>
            <w:r>
              <w:t xml:space="preserve">, which is currently used to access to the ICM user interface. </w:t>
            </w:r>
            <w:r w:rsidR="001E7C4B">
              <w:t xml:space="preserve">JNL IT </w:t>
            </w:r>
            <w:r w:rsidR="009E4445">
              <w:t>have</w:t>
            </w:r>
            <w:r w:rsidR="006C64F2">
              <w:t xml:space="preserve"> </w:t>
            </w:r>
            <w:r w:rsidR="001E7C4B">
              <w:t>provision</w:t>
            </w:r>
            <w:r w:rsidR="009E4445">
              <w:t>ed</w:t>
            </w:r>
            <w:r w:rsidR="001E7C4B">
              <w:t xml:space="preserve"> a “cocooned” virtual desktop </w:t>
            </w:r>
            <w:r w:rsidR="009E4445">
              <w:t xml:space="preserve">with Citrix, only </w:t>
            </w:r>
            <w:r w:rsidR="001E7C4B">
              <w:t xml:space="preserve">for </w:t>
            </w:r>
            <w:r w:rsidR="009E4445">
              <w:t xml:space="preserve">the </w:t>
            </w:r>
            <w:r w:rsidR="001E7C4B">
              <w:t xml:space="preserve">specific users </w:t>
            </w:r>
            <w:r w:rsidR="009E4445">
              <w:t>that require</w:t>
            </w:r>
            <w:r w:rsidR="001E7C4B">
              <w:t xml:space="preserve"> access</w:t>
            </w:r>
            <w:r w:rsidR="00B05FD5">
              <w:t xml:space="preserve"> to GHO systems.</w:t>
            </w:r>
          </w:p>
        </w:tc>
        <w:tc>
          <w:tcPr>
            <w:tcW w:w="2790" w:type="dxa"/>
          </w:tcPr>
          <w:p w14:paraId="4843985C" w14:textId="05AAC4A8" w:rsidR="007278F9" w:rsidRPr="00B93A01" w:rsidRDefault="006F56A2" w:rsidP="007278F9">
            <w:pPr>
              <w:spacing w:before="20" w:after="20"/>
            </w:pPr>
            <w:r>
              <w:t>Project</w:t>
            </w:r>
          </w:p>
        </w:tc>
      </w:tr>
      <w:bookmarkEnd w:id="136"/>
    </w:tbl>
    <w:p w14:paraId="29D23A5C" w14:textId="0B09A41F" w:rsidR="00A1197F" w:rsidRDefault="00A1197F">
      <w:pPr>
        <w:rPr>
          <w:b/>
        </w:rPr>
      </w:pPr>
    </w:p>
    <w:p w14:paraId="1907415C" w14:textId="4A395E35" w:rsidR="007F50DA" w:rsidRDefault="007F50DA" w:rsidP="00266FF7">
      <w:pPr>
        <w:pStyle w:val="Heading2"/>
        <w:ind w:left="851" w:hanging="491"/>
        <w:rPr>
          <w:rStyle w:val="Heading2Char"/>
          <w:b/>
        </w:rPr>
      </w:pPr>
      <w:bookmarkStart w:id="137" w:name="_Toc467569440"/>
      <w:bookmarkStart w:id="138" w:name="_Toc467569608"/>
      <w:bookmarkStart w:id="139" w:name="_Toc467569961"/>
      <w:bookmarkStart w:id="140" w:name="_Toc467570022"/>
      <w:bookmarkStart w:id="141" w:name="_Toc467570081"/>
      <w:bookmarkStart w:id="142" w:name="_Toc467570204"/>
      <w:bookmarkStart w:id="143" w:name="_Toc467570299"/>
      <w:bookmarkStart w:id="144" w:name="_Toc467569441"/>
      <w:bookmarkStart w:id="145" w:name="_Toc467569609"/>
      <w:bookmarkStart w:id="146" w:name="_Toc467569962"/>
      <w:bookmarkStart w:id="147" w:name="_Toc467570023"/>
      <w:bookmarkStart w:id="148" w:name="_Toc467570082"/>
      <w:bookmarkStart w:id="149" w:name="_Toc467570205"/>
      <w:bookmarkStart w:id="150" w:name="_Toc467570300"/>
      <w:bookmarkStart w:id="151" w:name="_Toc467569442"/>
      <w:bookmarkStart w:id="152" w:name="_Toc467569610"/>
      <w:bookmarkStart w:id="153" w:name="_Toc467569963"/>
      <w:bookmarkStart w:id="154" w:name="_Toc467570024"/>
      <w:bookmarkStart w:id="155" w:name="_Toc467570083"/>
      <w:bookmarkStart w:id="156" w:name="_Toc467570206"/>
      <w:bookmarkStart w:id="157" w:name="_Toc467570301"/>
      <w:bookmarkStart w:id="158" w:name="_Toc467569447"/>
      <w:bookmarkStart w:id="159" w:name="_Toc467569615"/>
      <w:bookmarkStart w:id="160" w:name="_Toc467569968"/>
      <w:bookmarkStart w:id="161" w:name="_Toc467570029"/>
      <w:bookmarkStart w:id="162" w:name="_Toc467570088"/>
      <w:bookmarkStart w:id="163" w:name="_Toc467570211"/>
      <w:bookmarkStart w:id="164" w:name="_Toc467570306"/>
      <w:bookmarkStart w:id="165" w:name="_Toc467569451"/>
      <w:bookmarkStart w:id="166" w:name="_Toc467569619"/>
      <w:bookmarkStart w:id="167" w:name="_Toc467569972"/>
      <w:bookmarkStart w:id="168" w:name="_Toc467570033"/>
      <w:bookmarkStart w:id="169" w:name="_Toc467570092"/>
      <w:bookmarkStart w:id="170" w:name="_Toc467570215"/>
      <w:bookmarkStart w:id="171" w:name="_Toc467570310"/>
      <w:bookmarkStart w:id="172" w:name="_Toc4146957"/>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Pr>
          <w:rStyle w:val="Heading2Char"/>
          <w:b/>
        </w:rPr>
        <w:t>Risks</w:t>
      </w:r>
      <w:bookmarkEnd w:id="172"/>
    </w:p>
    <w:p w14:paraId="3A6044B0" w14:textId="77777777" w:rsidR="00070764" w:rsidRDefault="00070764" w:rsidP="00F82AB9">
      <w:pPr>
        <w:ind w:left="360"/>
      </w:pPr>
      <w:bookmarkStart w:id="173" w:name="_Hlk532305003"/>
    </w:p>
    <w:tbl>
      <w:tblPr>
        <w:tblStyle w:val="TableGrid"/>
        <w:tblW w:w="9594" w:type="dxa"/>
        <w:tblInd w:w="108" w:type="dxa"/>
        <w:tblLook w:val="01E0" w:firstRow="1" w:lastRow="1" w:firstColumn="1" w:lastColumn="1" w:noHBand="0" w:noVBand="0"/>
      </w:tblPr>
      <w:tblGrid>
        <w:gridCol w:w="3998"/>
        <w:gridCol w:w="4253"/>
        <w:gridCol w:w="1343"/>
      </w:tblGrid>
      <w:tr w:rsidR="001745A6" w:rsidRPr="00B93A01" w14:paraId="3996DD49" w14:textId="77777777" w:rsidTr="00C631EE">
        <w:tc>
          <w:tcPr>
            <w:tcW w:w="3998" w:type="dxa"/>
            <w:shd w:val="clear" w:color="auto" w:fill="E5B8B7" w:themeFill="accent2" w:themeFillTint="66"/>
          </w:tcPr>
          <w:p w14:paraId="7522B1A9" w14:textId="7C1C4186" w:rsidR="001745A6" w:rsidRPr="0077344A" w:rsidRDefault="001745A6" w:rsidP="001745A6">
            <w:pPr>
              <w:spacing w:before="20" w:after="20"/>
              <w:rPr>
                <w:b/>
              </w:rPr>
            </w:pPr>
            <w:r>
              <w:rPr>
                <w:b/>
              </w:rPr>
              <w:t>Risk</w:t>
            </w:r>
          </w:p>
        </w:tc>
        <w:tc>
          <w:tcPr>
            <w:tcW w:w="4253" w:type="dxa"/>
            <w:shd w:val="clear" w:color="auto" w:fill="E5B8B7" w:themeFill="accent2" w:themeFillTint="66"/>
          </w:tcPr>
          <w:p w14:paraId="4F0691D6" w14:textId="7512ED9F" w:rsidR="001745A6" w:rsidRPr="0077344A" w:rsidRDefault="001745A6" w:rsidP="001745A6">
            <w:pPr>
              <w:spacing w:before="20" w:after="20"/>
              <w:rPr>
                <w:b/>
              </w:rPr>
            </w:pPr>
            <w:r>
              <w:rPr>
                <w:b/>
              </w:rPr>
              <w:t xml:space="preserve">Action </w:t>
            </w:r>
          </w:p>
        </w:tc>
        <w:tc>
          <w:tcPr>
            <w:tcW w:w="1343" w:type="dxa"/>
            <w:shd w:val="clear" w:color="auto" w:fill="E5B8B7" w:themeFill="accent2" w:themeFillTint="66"/>
          </w:tcPr>
          <w:p w14:paraId="4A1598E1" w14:textId="6725A2DD" w:rsidR="001745A6" w:rsidRPr="0077344A" w:rsidRDefault="001745A6" w:rsidP="001745A6">
            <w:pPr>
              <w:spacing w:before="20" w:after="20"/>
              <w:rPr>
                <w:b/>
              </w:rPr>
            </w:pPr>
            <w:r w:rsidRPr="0077344A">
              <w:rPr>
                <w:b/>
              </w:rPr>
              <w:t xml:space="preserve">Owner </w:t>
            </w:r>
          </w:p>
        </w:tc>
      </w:tr>
      <w:tr w:rsidR="001745A6" w:rsidRPr="00B93A01" w14:paraId="61A6DF48" w14:textId="77777777" w:rsidTr="00C631EE">
        <w:trPr>
          <w:cantSplit/>
        </w:trPr>
        <w:tc>
          <w:tcPr>
            <w:tcW w:w="3998" w:type="dxa"/>
          </w:tcPr>
          <w:p w14:paraId="6BB4026C" w14:textId="013FCA2C" w:rsidR="001745A6" w:rsidRDefault="001745A6" w:rsidP="001745A6">
            <w:pPr>
              <w:spacing w:before="20" w:after="20"/>
              <w:jc w:val="left"/>
            </w:pPr>
            <w:r w:rsidRPr="001745A6">
              <w:t xml:space="preserve">The project has a has a dependency on skilled resources across a number of vendors (WTW, SecondFloor, </w:t>
            </w:r>
            <w:r w:rsidR="00343289" w:rsidRPr="00343289">
              <w:t>M&amp;GPru Enterprise Services</w:t>
            </w:r>
            <w:r w:rsidRPr="001745A6">
              <w:t xml:space="preserve">). There is a risk that the project is </w:t>
            </w:r>
            <w:r>
              <w:t>delayed due to resourcing constraints.</w:t>
            </w:r>
          </w:p>
        </w:tc>
        <w:tc>
          <w:tcPr>
            <w:tcW w:w="4253" w:type="dxa"/>
          </w:tcPr>
          <w:p w14:paraId="3BFD30D2" w14:textId="5DA1ED41" w:rsidR="001745A6" w:rsidRPr="00B93A01" w:rsidRDefault="001745A6" w:rsidP="001745A6">
            <w:pPr>
              <w:spacing w:before="20" w:after="20"/>
            </w:pPr>
            <w:r>
              <w:t>Work closely with all vendors to ensure project delivery is progressing to schedule.</w:t>
            </w:r>
          </w:p>
        </w:tc>
        <w:tc>
          <w:tcPr>
            <w:tcW w:w="1343" w:type="dxa"/>
          </w:tcPr>
          <w:p w14:paraId="7B46AEA5" w14:textId="77777777" w:rsidR="001745A6" w:rsidRPr="00B93A01" w:rsidRDefault="001745A6" w:rsidP="001745A6">
            <w:pPr>
              <w:spacing w:before="20" w:after="20"/>
            </w:pPr>
            <w:r>
              <w:t>Project</w:t>
            </w:r>
          </w:p>
        </w:tc>
      </w:tr>
      <w:tr w:rsidR="001745A6" w:rsidRPr="00B93A01" w14:paraId="7B072EEA" w14:textId="77777777" w:rsidTr="00C631EE">
        <w:trPr>
          <w:cantSplit/>
        </w:trPr>
        <w:tc>
          <w:tcPr>
            <w:tcW w:w="3998" w:type="dxa"/>
          </w:tcPr>
          <w:p w14:paraId="59D0CA5C" w14:textId="649A9FDC" w:rsidR="001745A6" w:rsidRDefault="001745A6" w:rsidP="001745A6">
            <w:pPr>
              <w:spacing w:before="20" w:after="20"/>
              <w:jc w:val="left"/>
            </w:pPr>
            <w:r w:rsidRPr="001745A6">
              <w:t xml:space="preserve">The operational separation of </w:t>
            </w:r>
            <w:r w:rsidR="00087751">
              <w:rPr>
                <w:iCs/>
              </w:rPr>
              <w:t>MandGPru</w:t>
            </w:r>
            <w:r w:rsidR="00087751" w:rsidRPr="001745A6">
              <w:t xml:space="preserve"> </w:t>
            </w:r>
            <w:r w:rsidRPr="001745A6">
              <w:t xml:space="preserve">from Prudential plc will result in network separation of GHO from the Woking / Hayes data centres. </w:t>
            </w:r>
            <w:r>
              <w:t>T</w:t>
            </w:r>
            <w:r w:rsidRPr="001745A6">
              <w:t>he new I</w:t>
            </w:r>
            <w:r>
              <w:t>CM</w:t>
            </w:r>
            <w:r w:rsidRPr="001745A6">
              <w:t xml:space="preserve"> solution </w:t>
            </w:r>
            <w:r w:rsidR="00087751">
              <w:t xml:space="preserve">is </w:t>
            </w:r>
            <w:r w:rsidRPr="001745A6">
              <w:t>to be implemented in Woking / Hayes data centres, prior to operational separation. There is a risk to the continuity of the service</w:t>
            </w:r>
            <w:r w:rsidR="00CF41A8">
              <w:t>.</w:t>
            </w:r>
          </w:p>
        </w:tc>
        <w:tc>
          <w:tcPr>
            <w:tcW w:w="4253" w:type="dxa"/>
          </w:tcPr>
          <w:p w14:paraId="46989649" w14:textId="2921090F" w:rsidR="001745A6" w:rsidRDefault="00CF41A8" w:rsidP="001745A6">
            <w:pPr>
              <w:spacing w:before="20" w:after="20"/>
            </w:pPr>
            <w:r>
              <w:t xml:space="preserve">Ensure </w:t>
            </w:r>
            <w:r w:rsidRPr="001745A6">
              <w:t>appropriate agreements are in place for GHO to continue with the shared use of Woking / Hayes data centres.</w:t>
            </w:r>
          </w:p>
        </w:tc>
        <w:tc>
          <w:tcPr>
            <w:tcW w:w="1343" w:type="dxa"/>
          </w:tcPr>
          <w:p w14:paraId="66CA540C" w14:textId="77777777" w:rsidR="001745A6" w:rsidRDefault="001745A6" w:rsidP="001745A6">
            <w:pPr>
              <w:spacing w:before="20" w:after="20"/>
            </w:pPr>
            <w:r w:rsidRPr="006A0FD2">
              <w:rPr>
                <w:iCs/>
              </w:rPr>
              <w:t>Project</w:t>
            </w:r>
          </w:p>
        </w:tc>
      </w:tr>
    </w:tbl>
    <w:p w14:paraId="5837E92A" w14:textId="0C32BEA8" w:rsidR="00194287" w:rsidRDefault="00194287" w:rsidP="00266FF7">
      <w:pPr>
        <w:pStyle w:val="Heading2"/>
        <w:ind w:left="851" w:hanging="491"/>
        <w:rPr>
          <w:rStyle w:val="Heading2Char"/>
          <w:b/>
        </w:rPr>
      </w:pPr>
      <w:bookmarkStart w:id="174" w:name="_Toc3208589"/>
      <w:bookmarkStart w:id="175" w:name="_Toc4080038"/>
      <w:bookmarkStart w:id="176" w:name="_Toc4146958"/>
      <w:bookmarkStart w:id="177" w:name="_Toc3208590"/>
      <w:bookmarkStart w:id="178" w:name="_Toc4080039"/>
      <w:bookmarkStart w:id="179" w:name="_Toc4146959"/>
      <w:bookmarkStart w:id="180" w:name="_Toc4146960"/>
      <w:bookmarkEnd w:id="173"/>
      <w:bookmarkEnd w:id="174"/>
      <w:bookmarkEnd w:id="175"/>
      <w:bookmarkEnd w:id="176"/>
      <w:bookmarkEnd w:id="177"/>
      <w:bookmarkEnd w:id="178"/>
      <w:bookmarkEnd w:id="179"/>
      <w:r>
        <w:rPr>
          <w:rStyle w:val="Heading2Char"/>
          <w:b/>
        </w:rPr>
        <w:lastRenderedPageBreak/>
        <w:t>Issues</w:t>
      </w:r>
      <w:bookmarkEnd w:id="180"/>
    </w:p>
    <w:p w14:paraId="11C8EBE8" w14:textId="640ED196" w:rsidR="00194287" w:rsidRDefault="00194287" w:rsidP="00194287"/>
    <w:p w14:paraId="5B340DA0" w14:textId="396ED924" w:rsidR="00194287" w:rsidRDefault="00194287" w:rsidP="00194287">
      <w:pPr>
        <w:ind w:left="360"/>
      </w:pPr>
      <w:r>
        <w:t>The agile nature of this project and its challenging timescale ha</w:t>
      </w:r>
      <w:r w:rsidR="003F3419">
        <w:t>ve</w:t>
      </w:r>
      <w:r>
        <w:t xml:space="preserve"> necessitated moving forward with the provision of infrastructure without a design</w:t>
      </w:r>
      <w:r w:rsidR="007E766E">
        <w:t>, the following are the key</w:t>
      </w:r>
      <w:r>
        <w:t xml:space="preserve"> issues – dependencies </w:t>
      </w:r>
      <w:r w:rsidR="007E766E">
        <w:t xml:space="preserve">are </w:t>
      </w:r>
      <w:r>
        <w:t xml:space="preserve">on deliverable artefacts and impact </w:t>
      </w:r>
      <w:r w:rsidR="007E766E">
        <w:t xml:space="preserve">will be </w:t>
      </w:r>
      <w:r>
        <w:t>on the project cost / timeline / quality. These are NOT Key Design Decisions</w:t>
      </w:r>
      <w:r w:rsidR="007E766E">
        <w:t xml:space="preserve"> which are document</w:t>
      </w:r>
      <w:r w:rsidR="00E72E78">
        <w:t>ed</w:t>
      </w:r>
      <w:r w:rsidR="007E766E">
        <w:t xml:space="preserve"> elsewhere</w:t>
      </w:r>
      <w:r w:rsidR="00E72E78">
        <w:t>.</w:t>
      </w:r>
    </w:p>
    <w:p w14:paraId="75DA115F" w14:textId="49D965AB" w:rsidR="00194287" w:rsidRDefault="00194287" w:rsidP="00194287">
      <w:pPr>
        <w:ind w:left="360"/>
      </w:pPr>
    </w:p>
    <w:tbl>
      <w:tblPr>
        <w:tblStyle w:val="TableGrid"/>
        <w:tblW w:w="9493" w:type="dxa"/>
        <w:tblLook w:val="04A0" w:firstRow="1" w:lastRow="0" w:firstColumn="1" w:lastColumn="0" w:noHBand="0" w:noVBand="1"/>
      </w:tblPr>
      <w:tblGrid>
        <w:gridCol w:w="623"/>
        <w:gridCol w:w="1425"/>
        <w:gridCol w:w="2386"/>
        <w:gridCol w:w="1691"/>
        <w:gridCol w:w="1818"/>
        <w:gridCol w:w="1550"/>
      </w:tblGrid>
      <w:tr w:rsidR="00960F38" w14:paraId="180E3E7A" w14:textId="77777777" w:rsidTr="00266FF7">
        <w:tc>
          <w:tcPr>
            <w:tcW w:w="541" w:type="dxa"/>
            <w:shd w:val="clear" w:color="auto" w:fill="E5B8B7" w:themeFill="accent2" w:themeFillTint="66"/>
          </w:tcPr>
          <w:p w14:paraId="7EC4284F" w14:textId="3CE1B8A6" w:rsidR="00960F38" w:rsidRPr="00C631EE" w:rsidRDefault="00960F38" w:rsidP="00194287">
            <w:pPr>
              <w:rPr>
                <w:szCs w:val="20"/>
              </w:rPr>
            </w:pPr>
            <w:r w:rsidRPr="00C631EE">
              <w:rPr>
                <w:szCs w:val="20"/>
              </w:rPr>
              <w:t>Issue ID</w:t>
            </w:r>
          </w:p>
        </w:tc>
        <w:tc>
          <w:tcPr>
            <w:tcW w:w="1439" w:type="dxa"/>
            <w:shd w:val="clear" w:color="auto" w:fill="E5B8B7" w:themeFill="accent2" w:themeFillTint="66"/>
          </w:tcPr>
          <w:p w14:paraId="464B5E4D" w14:textId="6B389096" w:rsidR="00960F38" w:rsidRPr="00C631EE" w:rsidRDefault="00960F38" w:rsidP="00194287">
            <w:pPr>
              <w:rPr>
                <w:szCs w:val="20"/>
              </w:rPr>
            </w:pPr>
            <w:r w:rsidRPr="00C631EE">
              <w:rPr>
                <w:szCs w:val="20"/>
              </w:rPr>
              <w:t>Issue</w:t>
            </w:r>
          </w:p>
        </w:tc>
        <w:tc>
          <w:tcPr>
            <w:tcW w:w="2410" w:type="dxa"/>
            <w:shd w:val="clear" w:color="auto" w:fill="E5B8B7" w:themeFill="accent2" w:themeFillTint="66"/>
          </w:tcPr>
          <w:p w14:paraId="546D96B3" w14:textId="36A854E8" w:rsidR="00960F38" w:rsidRPr="00C631EE" w:rsidRDefault="00960F38" w:rsidP="00194287">
            <w:pPr>
              <w:rPr>
                <w:szCs w:val="20"/>
              </w:rPr>
            </w:pPr>
            <w:r w:rsidRPr="00C631EE">
              <w:rPr>
                <w:szCs w:val="20"/>
              </w:rPr>
              <w:t>Description</w:t>
            </w:r>
          </w:p>
        </w:tc>
        <w:tc>
          <w:tcPr>
            <w:tcW w:w="1701" w:type="dxa"/>
            <w:shd w:val="clear" w:color="auto" w:fill="E5B8B7" w:themeFill="accent2" w:themeFillTint="66"/>
          </w:tcPr>
          <w:p w14:paraId="46C32556" w14:textId="5922BE10" w:rsidR="00960F38" w:rsidRPr="00C631EE" w:rsidRDefault="00960F38" w:rsidP="00194287">
            <w:pPr>
              <w:rPr>
                <w:szCs w:val="20"/>
              </w:rPr>
            </w:pPr>
            <w:r w:rsidRPr="00C631EE">
              <w:rPr>
                <w:szCs w:val="20"/>
              </w:rPr>
              <w:t>Artefact Dependency</w:t>
            </w:r>
          </w:p>
        </w:tc>
        <w:tc>
          <w:tcPr>
            <w:tcW w:w="1842" w:type="dxa"/>
            <w:shd w:val="clear" w:color="auto" w:fill="E5B8B7" w:themeFill="accent2" w:themeFillTint="66"/>
          </w:tcPr>
          <w:p w14:paraId="78137661" w14:textId="2B9D223C" w:rsidR="00960F38" w:rsidRPr="00C631EE" w:rsidRDefault="00960F38" w:rsidP="00194287">
            <w:pPr>
              <w:rPr>
                <w:szCs w:val="20"/>
              </w:rPr>
            </w:pPr>
            <w:r w:rsidRPr="00C631EE">
              <w:rPr>
                <w:szCs w:val="20"/>
              </w:rPr>
              <w:t>Impact on Project</w:t>
            </w:r>
          </w:p>
        </w:tc>
        <w:tc>
          <w:tcPr>
            <w:tcW w:w="1560" w:type="dxa"/>
            <w:shd w:val="clear" w:color="auto" w:fill="E5B8B7" w:themeFill="accent2" w:themeFillTint="66"/>
          </w:tcPr>
          <w:p w14:paraId="1DB14F8A" w14:textId="59ED0EC2" w:rsidR="00960F38" w:rsidRPr="00C631EE" w:rsidRDefault="00960F38" w:rsidP="00194287">
            <w:pPr>
              <w:rPr>
                <w:szCs w:val="20"/>
              </w:rPr>
            </w:pPr>
            <w:r w:rsidRPr="00C631EE">
              <w:rPr>
                <w:szCs w:val="20"/>
              </w:rPr>
              <w:t>Ownership</w:t>
            </w:r>
          </w:p>
        </w:tc>
      </w:tr>
      <w:tr w:rsidR="00960F38" w14:paraId="751AEAE5" w14:textId="77777777" w:rsidTr="00266FF7">
        <w:tc>
          <w:tcPr>
            <w:tcW w:w="541" w:type="dxa"/>
          </w:tcPr>
          <w:p w14:paraId="3FD81E2C" w14:textId="6C8D0B39" w:rsidR="00960F38" w:rsidRPr="00C631EE" w:rsidRDefault="00DC1CD8" w:rsidP="00194287">
            <w:pPr>
              <w:rPr>
                <w:szCs w:val="20"/>
              </w:rPr>
            </w:pPr>
            <w:r w:rsidRPr="00C631EE">
              <w:rPr>
                <w:szCs w:val="20"/>
              </w:rPr>
              <w:t>#</w:t>
            </w:r>
            <w:r w:rsidR="002C0AFB" w:rsidRPr="00C631EE">
              <w:rPr>
                <w:szCs w:val="20"/>
              </w:rPr>
              <w:t>1</w:t>
            </w:r>
          </w:p>
        </w:tc>
        <w:tc>
          <w:tcPr>
            <w:tcW w:w="1439" w:type="dxa"/>
          </w:tcPr>
          <w:p w14:paraId="610A66E2" w14:textId="6B2104DE" w:rsidR="00960F38" w:rsidRPr="00C631EE" w:rsidRDefault="00DC1CD8" w:rsidP="00266FF7">
            <w:pPr>
              <w:jc w:val="left"/>
              <w:rPr>
                <w:szCs w:val="20"/>
              </w:rPr>
            </w:pPr>
            <w:r w:rsidRPr="00C631EE">
              <w:rPr>
                <w:szCs w:val="20"/>
              </w:rPr>
              <w:t>Second Floor Agent Design</w:t>
            </w:r>
          </w:p>
        </w:tc>
        <w:tc>
          <w:tcPr>
            <w:tcW w:w="2410" w:type="dxa"/>
          </w:tcPr>
          <w:p w14:paraId="6719D154" w14:textId="691D540A" w:rsidR="00960F38" w:rsidRPr="00C631EE" w:rsidRDefault="00DC1CD8" w:rsidP="00266FF7">
            <w:pPr>
              <w:jc w:val="left"/>
              <w:rPr>
                <w:szCs w:val="20"/>
              </w:rPr>
            </w:pPr>
            <w:r w:rsidRPr="00C631EE">
              <w:rPr>
                <w:szCs w:val="20"/>
              </w:rPr>
              <w:t>Performa</w:t>
            </w:r>
            <w:r w:rsidR="007E766E" w:rsidRPr="00C631EE">
              <w:rPr>
                <w:szCs w:val="20"/>
              </w:rPr>
              <w:t>n</w:t>
            </w:r>
            <w:r w:rsidRPr="00C631EE">
              <w:rPr>
                <w:szCs w:val="20"/>
              </w:rPr>
              <w:t>ce requirements are not available as the performance characteristics of the code will depend on the structure of the models the throughput and the grid performance</w:t>
            </w:r>
          </w:p>
        </w:tc>
        <w:tc>
          <w:tcPr>
            <w:tcW w:w="1701" w:type="dxa"/>
          </w:tcPr>
          <w:p w14:paraId="459D223F" w14:textId="77777777" w:rsidR="00960F38" w:rsidRPr="00C631EE" w:rsidRDefault="00DC1CD8" w:rsidP="00194287">
            <w:pPr>
              <w:rPr>
                <w:szCs w:val="20"/>
              </w:rPr>
            </w:pPr>
            <w:r w:rsidRPr="00C631EE">
              <w:rPr>
                <w:szCs w:val="20"/>
              </w:rPr>
              <w:t>Technote</w:t>
            </w:r>
          </w:p>
          <w:p w14:paraId="7E294947" w14:textId="77777777" w:rsidR="00DC1CD8" w:rsidRPr="00C631EE" w:rsidRDefault="00DC1CD8" w:rsidP="00266FF7">
            <w:pPr>
              <w:jc w:val="left"/>
              <w:rPr>
                <w:szCs w:val="20"/>
              </w:rPr>
            </w:pPr>
            <w:r w:rsidRPr="00C631EE">
              <w:rPr>
                <w:szCs w:val="20"/>
              </w:rPr>
              <w:t>Application Solution Overview</w:t>
            </w:r>
          </w:p>
          <w:p w14:paraId="25A31BC5" w14:textId="77777777" w:rsidR="00DC1CD8" w:rsidRPr="00C631EE" w:rsidRDefault="00DC1CD8" w:rsidP="00194287">
            <w:pPr>
              <w:rPr>
                <w:szCs w:val="20"/>
              </w:rPr>
            </w:pPr>
            <w:r w:rsidRPr="00C631EE">
              <w:rPr>
                <w:szCs w:val="20"/>
              </w:rPr>
              <w:t>Storage Design</w:t>
            </w:r>
          </w:p>
          <w:p w14:paraId="2FE89618" w14:textId="4A277869" w:rsidR="00DC1CD8" w:rsidRPr="00C631EE" w:rsidRDefault="00DC1CD8" w:rsidP="00194287">
            <w:pPr>
              <w:rPr>
                <w:szCs w:val="20"/>
              </w:rPr>
            </w:pPr>
            <w:r w:rsidRPr="00C631EE">
              <w:rPr>
                <w:szCs w:val="20"/>
              </w:rPr>
              <w:t>Sequence Diagrams</w:t>
            </w:r>
          </w:p>
        </w:tc>
        <w:tc>
          <w:tcPr>
            <w:tcW w:w="1842" w:type="dxa"/>
          </w:tcPr>
          <w:p w14:paraId="2DD1C37B" w14:textId="66073204" w:rsidR="00960F38" w:rsidRPr="00C631EE" w:rsidRDefault="00DC1CD8" w:rsidP="007E766E">
            <w:pPr>
              <w:jc w:val="left"/>
              <w:rPr>
                <w:szCs w:val="20"/>
              </w:rPr>
            </w:pPr>
            <w:r w:rsidRPr="00C631EE">
              <w:rPr>
                <w:szCs w:val="20"/>
              </w:rPr>
              <w:t xml:space="preserve">Cost </w:t>
            </w:r>
            <w:r w:rsidR="003F3419" w:rsidRPr="00C631EE">
              <w:rPr>
                <w:szCs w:val="20"/>
              </w:rPr>
              <w:t>-</w:t>
            </w:r>
            <w:r w:rsidRPr="00C631EE">
              <w:rPr>
                <w:szCs w:val="20"/>
              </w:rPr>
              <w:t xml:space="preserve"> Time - Quality</w:t>
            </w:r>
          </w:p>
        </w:tc>
        <w:tc>
          <w:tcPr>
            <w:tcW w:w="1560" w:type="dxa"/>
          </w:tcPr>
          <w:p w14:paraId="63450020" w14:textId="249973E8" w:rsidR="00960F38" w:rsidRPr="00C631EE" w:rsidRDefault="00DC1CD8" w:rsidP="007E766E">
            <w:pPr>
              <w:jc w:val="left"/>
              <w:rPr>
                <w:szCs w:val="20"/>
              </w:rPr>
            </w:pPr>
            <w:r w:rsidRPr="00C631EE">
              <w:rPr>
                <w:szCs w:val="20"/>
              </w:rPr>
              <w:t>Second Floor</w:t>
            </w:r>
          </w:p>
        </w:tc>
      </w:tr>
    </w:tbl>
    <w:p w14:paraId="341E2A36" w14:textId="77777777" w:rsidR="00194287" w:rsidRDefault="00194287" w:rsidP="00194287">
      <w:pPr>
        <w:ind w:left="360"/>
      </w:pPr>
    </w:p>
    <w:p w14:paraId="2D6D0ABC" w14:textId="2A20FAF3" w:rsidR="006F208A" w:rsidRPr="00D8341C" w:rsidRDefault="006F208A" w:rsidP="00266FF7">
      <w:pPr>
        <w:pStyle w:val="Heading2"/>
        <w:ind w:left="851" w:hanging="491"/>
        <w:rPr>
          <w:rStyle w:val="Heading2Char"/>
          <w:b/>
        </w:rPr>
      </w:pPr>
      <w:bookmarkStart w:id="181" w:name="_Toc3208592"/>
      <w:bookmarkStart w:id="182" w:name="_Toc4080041"/>
      <w:bookmarkStart w:id="183" w:name="_Toc4146961"/>
      <w:bookmarkStart w:id="184" w:name="_Toc3208593"/>
      <w:bookmarkStart w:id="185" w:name="_Toc4080042"/>
      <w:bookmarkStart w:id="186" w:name="_Toc4146962"/>
      <w:bookmarkStart w:id="187" w:name="_Toc3208594"/>
      <w:bookmarkStart w:id="188" w:name="_Toc4080043"/>
      <w:bookmarkStart w:id="189" w:name="_Toc4146963"/>
      <w:bookmarkStart w:id="190" w:name="_Toc4146964"/>
      <w:bookmarkEnd w:id="181"/>
      <w:bookmarkEnd w:id="182"/>
      <w:bookmarkEnd w:id="183"/>
      <w:bookmarkEnd w:id="184"/>
      <w:bookmarkEnd w:id="185"/>
      <w:bookmarkEnd w:id="186"/>
      <w:bookmarkEnd w:id="187"/>
      <w:bookmarkEnd w:id="188"/>
      <w:bookmarkEnd w:id="189"/>
      <w:r w:rsidRPr="00D8341C">
        <w:rPr>
          <w:rStyle w:val="Heading2Char"/>
          <w:b/>
        </w:rPr>
        <w:t xml:space="preserve">Work carried out to </w:t>
      </w:r>
      <w:r w:rsidR="00114321">
        <w:rPr>
          <w:rStyle w:val="Heading2Char"/>
          <w:b/>
        </w:rPr>
        <w:t>d</w:t>
      </w:r>
      <w:r w:rsidRPr="00D8341C">
        <w:rPr>
          <w:rStyle w:val="Heading2Char"/>
          <w:b/>
        </w:rPr>
        <w:t>ate</w:t>
      </w:r>
      <w:bookmarkEnd w:id="190"/>
    </w:p>
    <w:p w14:paraId="6497ACDD" w14:textId="79F47F0B" w:rsidR="007D1D4A" w:rsidRDefault="003F638A">
      <w:pPr>
        <w:ind w:left="426"/>
      </w:pPr>
      <w:r>
        <w:t xml:space="preserve">A proof of concept </w:t>
      </w:r>
      <w:r w:rsidR="00337A3D">
        <w:t>w</w:t>
      </w:r>
      <w:r>
        <w:t xml:space="preserve">as </w:t>
      </w:r>
      <w:r w:rsidR="00337A3D">
        <w:t>completed</w:t>
      </w:r>
      <w:r>
        <w:t xml:space="preserve"> with WTW </w:t>
      </w:r>
      <w:r w:rsidR="00337A3D">
        <w:t xml:space="preserve">in </w:t>
      </w:r>
      <w:r w:rsidR="00CE5E75">
        <w:t>Q</w:t>
      </w:r>
      <w:r w:rsidR="00781923">
        <w:t>2</w:t>
      </w:r>
      <w:r>
        <w:t xml:space="preserve"> 2018.</w:t>
      </w:r>
      <w:r w:rsidR="00337A3D">
        <w:t xml:space="preserve"> </w:t>
      </w:r>
      <w:r w:rsidR="003B7589">
        <w:t>Also,</w:t>
      </w:r>
      <w:r w:rsidR="00337A3D">
        <w:t xml:space="preserve"> the RAFM client has been installed and </w:t>
      </w:r>
      <w:r w:rsidR="003B7589">
        <w:t>packaged</w:t>
      </w:r>
      <w:r w:rsidR="00337A3D">
        <w:t xml:space="preserve"> for GHO </w:t>
      </w:r>
      <w:r w:rsidR="007D1D4A">
        <w:t>desktop devices.</w:t>
      </w:r>
    </w:p>
    <w:p w14:paraId="180B3143" w14:textId="49C8F782" w:rsidR="007D1D4A" w:rsidRDefault="007D1D4A">
      <w:pPr>
        <w:ind w:left="426"/>
      </w:pPr>
      <w:r>
        <w:t>JNL and PCA have confirmed that the RAFM client can be installed on their desktop devices. The activity to formally install and package is scheduled for Q2 2019.</w:t>
      </w:r>
    </w:p>
    <w:p w14:paraId="204C16FE" w14:textId="04EAE78A" w:rsidR="008921C2" w:rsidRDefault="00343289" w:rsidP="00266FF7">
      <w:pPr>
        <w:ind w:left="426"/>
      </w:pPr>
      <w:r w:rsidRPr="00343289">
        <w:t>M&amp;GPru Enterprise Services</w:t>
      </w:r>
      <w:r>
        <w:t xml:space="preserve"> </w:t>
      </w:r>
      <w:r w:rsidR="00781923">
        <w:t>have</w:t>
      </w:r>
      <w:r w:rsidR="008921C2">
        <w:t xml:space="preserve"> </w:t>
      </w:r>
      <w:r w:rsidR="004750F8">
        <w:t>provisioned</w:t>
      </w:r>
      <w:r w:rsidR="008921C2">
        <w:t xml:space="preserve"> </w:t>
      </w:r>
      <w:r w:rsidR="00B5449A">
        <w:t xml:space="preserve">the infrastructure </w:t>
      </w:r>
      <w:r w:rsidR="003C7DE5">
        <w:t>across</w:t>
      </w:r>
      <w:r w:rsidR="008921C2">
        <w:t xml:space="preserve"> </w:t>
      </w:r>
      <w:r w:rsidR="008718AA">
        <w:t xml:space="preserve">all </w:t>
      </w:r>
      <w:r w:rsidR="008921C2">
        <w:t>environments</w:t>
      </w:r>
      <w:r w:rsidR="00B5449A">
        <w:t>.</w:t>
      </w:r>
    </w:p>
    <w:p w14:paraId="5DA348B2" w14:textId="201BEF21" w:rsidR="00CE5E75" w:rsidRDefault="00CE5E75" w:rsidP="004750F8">
      <w:pPr>
        <w:ind w:left="426"/>
      </w:pPr>
      <w:r>
        <w:t xml:space="preserve">SecondFloor </w:t>
      </w:r>
      <w:r w:rsidR="00B5449A">
        <w:t xml:space="preserve">have </w:t>
      </w:r>
      <w:r>
        <w:t xml:space="preserve">delivered the ICM interface </w:t>
      </w:r>
      <w:r w:rsidR="004750F8">
        <w:t xml:space="preserve">software </w:t>
      </w:r>
      <w:r>
        <w:t>to enable end to end testing</w:t>
      </w:r>
      <w:r w:rsidR="00B5449A">
        <w:t>.</w:t>
      </w:r>
    </w:p>
    <w:p w14:paraId="5F215A81" w14:textId="4E364BC8" w:rsidR="004750F8" w:rsidRDefault="004750F8">
      <w:pPr>
        <w:ind w:left="426"/>
      </w:pPr>
      <w:r>
        <w:t xml:space="preserve">WTW </w:t>
      </w:r>
      <w:r w:rsidR="00B5449A">
        <w:t xml:space="preserve">have </w:t>
      </w:r>
      <w:r>
        <w:t>delivered the RAFM TaskRunner software</w:t>
      </w:r>
      <w:r w:rsidR="00B5449A">
        <w:t>, capital model build</w:t>
      </w:r>
      <w:r>
        <w:t xml:space="preserve"> and have also provisioned a Prudential GHO vGrid service to enable end to end testing.</w:t>
      </w:r>
    </w:p>
    <w:p w14:paraId="3E89D938" w14:textId="5FF9BD89" w:rsidR="00B5449A" w:rsidRDefault="00B5449A">
      <w:pPr>
        <w:ind w:left="426"/>
      </w:pPr>
      <w:r>
        <w:br w:type="page"/>
      </w:r>
    </w:p>
    <w:p w14:paraId="409C624D" w14:textId="019AB979" w:rsidR="00B84B69" w:rsidRPr="00D8341C" w:rsidRDefault="00B84B69" w:rsidP="00B84B69">
      <w:pPr>
        <w:pStyle w:val="Heading2"/>
        <w:ind w:left="851" w:hanging="491"/>
        <w:rPr>
          <w:rStyle w:val="Heading2Char"/>
          <w:b/>
        </w:rPr>
      </w:pPr>
      <w:bookmarkStart w:id="191" w:name="_Toc4146965"/>
      <w:r>
        <w:rPr>
          <w:rStyle w:val="Heading2Char"/>
          <w:b/>
        </w:rPr>
        <w:lastRenderedPageBreak/>
        <w:t>Key design decisions summary</w:t>
      </w:r>
      <w:bookmarkEnd w:id="191"/>
    </w:p>
    <w:p w14:paraId="6C6D8536" w14:textId="5DF1A0A8" w:rsidR="00B84B69" w:rsidRDefault="00B84B69" w:rsidP="00B84B69">
      <w:pPr>
        <w:ind w:left="426"/>
      </w:pPr>
      <w:r>
        <w:t>A number of key design decisions are detailed in “</w:t>
      </w:r>
      <w:r w:rsidRPr="00B84B69">
        <w:t>Solvency II KDD Towers Watson Vgrid v0.7</w:t>
      </w:r>
      <w:r>
        <w:t>” document, which was issued and reviewed by all the stakeholders during March 2019.</w:t>
      </w:r>
    </w:p>
    <w:p w14:paraId="46C5FE2C" w14:textId="4BAFFFA8" w:rsidR="00537EAA" w:rsidRDefault="00B84B69" w:rsidP="00B84B69">
      <w:pPr>
        <w:ind w:left="426"/>
      </w:pPr>
      <w:r>
        <w:t xml:space="preserve">The following table provides a summary of </w:t>
      </w:r>
      <w:r w:rsidR="00537EAA">
        <w:t xml:space="preserve">key design decisions, which have now all been incorporated into the design of the solution. </w:t>
      </w:r>
    </w:p>
    <w:tbl>
      <w:tblPr>
        <w:tblStyle w:val="TableGrid"/>
        <w:tblW w:w="9781" w:type="dxa"/>
        <w:tblInd w:w="-147" w:type="dxa"/>
        <w:tblLook w:val="04A0" w:firstRow="1" w:lastRow="0" w:firstColumn="1" w:lastColumn="0" w:noHBand="0" w:noVBand="1"/>
      </w:tblPr>
      <w:tblGrid>
        <w:gridCol w:w="317"/>
        <w:gridCol w:w="2367"/>
        <w:gridCol w:w="3381"/>
        <w:gridCol w:w="3716"/>
      </w:tblGrid>
      <w:tr w:rsidR="000A11A8" w:rsidRPr="002E469C" w14:paraId="46283589" w14:textId="77777777" w:rsidTr="00266FF7">
        <w:tc>
          <w:tcPr>
            <w:tcW w:w="317" w:type="dxa"/>
            <w:shd w:val="clear" w:color="auto" w:fill="E5B8B7" w:themeFill="accent2" w:themeFillTint="66"/>
          </w:tcPr>
          <w:p w14:paraId="2CB4DD2B" w14:textId="77777777" w:rsidR="000A11A8" w:rsidRPr="002E469C" w:rsidRDefault="000A11A8" w:rsidP="00814AD2">
            <w:bookmarkStart w:id="192" w:name="_Hlk527015686"/>
            <w:r w:rsidRPr="002E469C">
              <w:t>#</w:t>
            </w:r>
          </w:p>
        </w:tc>
        <w:tc>
          <w:tcPr>
            <w:tcW w:w="2367" w:type="dxa"/>
            <w:shd w:val="clear" w:color="auto" w:fill="E5B8B7" w:themeFill="accent2" w:themeFillTint="66"/>
          </w:tcPr>
          <w:p w14:paraId="31958FE4" w14:textId="77777777" w:rsidR="000A11A8" w:rsidRPr="002E469C" w:rsidRDefault="000A11A8" w:rsidP="00814AD2">
            <w:r>
              <w:t xml:space="preserve">Design topic </w:t>
            </w:r>
          </w:p>
        </w:tc>
        <w:tc>
          <w:tcPr>
            <w:tcW w:w="3381" w:type="dxa"/>
            <w:shd w:val="clear" w:color="auto" w:fill="E5B8B7" w:themeFill="accent2" w:themeFillTint="66"/>
          </w:tcPr>
          <w:p w14:paraId="51BDEC6D" w14:textId="77777777" w:rsidR="000A11A8" w:rsidRPr="002E469C" w:rsidRDefault="000A11A8" w:rsidP="00814AD2">
            <w:r>
              <w:t>Design considerations</w:t>
            </w:r>
          </w:p>
        </w:tc>
        <w:tc>
          <w:tcPr>
            <w:tcW w:w="3716" w:type="dxa"/>
            <w:shd w:val="clear" w:color="auto" w:fill="E5B8B7" w:themeFill="accent2" w:themeFillTint="66"/>
          </w:tcPr>
          <w:p w14:paraId="7E240030" w14:textId="77777777" w:rsidR="000A11A8" w:rsidRPr="002E469C" w:rsidRDefault="000A11A8" w:rsidP="00814AD2">
            <w:r>
              <w:t>Design decision</w:t>
            </w:r>
          </w:p>
        </w:tc>
      </w:tr>
      <w:tr w:rsidR="000A11A8" w:rsidRPr="002E469C" w14:paraId="70E66C32" w14:textId="77777777" w:rsidTr="000A11A8">
        <w:tc>
          <w:tcPr>
            <w:tcW w:w="317" w:type="dxa"/>
          </w:tcPr>
          <w:p w14:paraId="0F9AAB9A" w14:textId="77777777" w:rsidR="000A11A8" w:rsidRPr="002E469C" w:rsidRDefault="000A11A8" w:rsidP="00814AD2">
            <w:r w:rsidRPr="002E469C">
              <w:t>1</w:t>
            </w:r>
          </w:p>
        </w:tc>
        <w:tc>
          <w:tcPr>
            <w:tcW w:w="2367" w:type="dxa"/>
          </w:tcPr>
          <w:p w14:paraId="3BB5FCD3" w14:textId="77777777" w:rsidR="000A11A8" w:rsidRPr="002E469C" w:rsidRDefault="000A11A8" w:rsidP="00814AD2">
            <w:pPr>
              <w:jc w:val="left"/>
            </w:pPr>
            <w:r>
              <w:t xml:space="preserve">WTW vGrid tenancy </w:t>
            </w:r>
          </w:p>
        </w:tc>
        <w:tc>
          <w:tcPr>
            <w:tcW w:w="3381" w:type="dxa"/>
          </w:tcPr>
          <w:p w14:paraId="4FB1083D" w14:textId="77777777" w:rsidR="000A11A8" w:rsidRDefault="000A11A8" w:rsidP="00814AD2">
            <w:pPr>
              <w:jc w:val="left"/>
            </w:pPr>
            <w:r>
              <w:t xml:space="preserve">Single tenancy - increased cost / DR complexity / technical debt </w:t>
            </w:r>
          </w:p>
          <w:p w14:paraId="5595E0FA" w14:textId="77777777" w:rsidR="000A11A8" w:rsidRPr="002E469C" w:rsidRDefault="000A11A8" w:rsidP="00814AD2">
            <w:pPr>
              <w:jc w:val="left"/>
            </w:pPr>
            <w:r>
              <w:t>Multi tenancy – fixed release cycles / shared infrastructure</w:t>
            </w:r>
          </w:p>
        </w:tc>
        <w:tc>
          <w:tcPr>
            <w:tcW w:w="3716" w:type="dxa"/>
          </w:tcPr>
          <w:p w14:paraId="71E4C855" w14:textId="77777777" w:rsidR="000A11A8" w:rsidRPr="002E469C" w:rsidRDefault="000A11A8" w:rsidP="00814AD2">
            <w:pPr>
              <w:jc w:val="left"/>
            </w:pPr>
            <w:r>
              <w:t>Multi Tenancy agreed and contract with WTW has been signed.</w:t>
            </w:r>
          </w:p>
        </w:tc>
      </w:tr>
      <w:tr w:rsidR="000A11A8" w:rsidRPr="002E469C" w14:paraId="68808305" w14:textId="77777777" w:rsidTr="000A11A8">
        <w:tc>
          <w:tcPr>
            <w:tcW w:w="317" w:type="dxa"/>
          </w:tcPr>
          <w:p w14:paraId="52D1BC2A" w14:textId="77777777" w:rsidR="000A11A8" w:rsidRPr="002E469C" w:rsidRDefault="000A11A8" w:rsidP="00814AD2">
            <w:r w:rsidRPr="002E469C">
              <w:t>2</w:t>
            </w:r>
          </w:p>
        </w:tc>
        <w:tc>
          <w:tcPr>
            <w:tcW w:w="2367" w:type="dxa"/>
          </w:tcPr>
          <w:p w14:paraId="532C76CA" w14:textId="77777777" w:rsidR="000A11A8" w:rsidRPr="002E469C" w:rsidRDefault="000A11A8" w:rsidP="00814AD2">
            <w:pPr>
              <w:jc w:val="left"/>
            </w:pPr>
            <w:r>
              <w:t xml:space="preserve">RAFM licence server </w:t>
            </w:r>
          </w:p>
        </w:tc>
        <w:tc>
          <w:tcPr>
            <w:tcW w:w="3381" w:type="dxa"/>
          </w:tcPr>
          <w:p w14:paraId="6BD613EC" w14:textId="77777777" w:rsidR="000A11A8" w:rsidRDefault="000A11A8" w:rsidP="00814AD2">
            <w:pPr>
              <w:jc w:val="left"/>
            </w:pPr>
            <w:r>
              <w:t>On-premise – increased infrastructure cost / impact of GWAN performance / DR complexity</w:t>
            </w:r>
          </w:p>
          <w:p w14:paraId="0EC73E32" w14:textId="77777777" w:rsidR="000A11A8" w:rsidRPr="002E469C" w:rsidRDefault="000A11A8" w:rsidP="00814AD2">
            <w:pPr>
              <w:jc w:val="left"/>
            </w:pPr>
            <w:r>
              <w:t>WTW cloud licence service – proven solution / lower cost and complexity</w:t>
            </w:r>
          </w:p>
        </w:tc>
        <w:tc>
          <w:tcPr>
            <w:tcW w:w="3716" w:type="dxa"/>
          </w:tcPr>
          <w:p w14:paraId="0CA9C894" w14:textId="77777777" w:rsidR="000A11A8" w:rsidRPr="002E469C" w:rsidRDefault="000A11A8" w:rsidP="00814AD2">
            <w:pPr>
              <w:jc w:val="left"/>
            </w:pPr>
            <w:r>
              <w:t>WTW cloud licence service agreed and has been used through all phases of the project.</w:t>
            </w:r>
          </w:p>
        </w:tc>
      </w:tr>
      <w:tr w:rsidR="000A11A8" w:rsidRPr="002E469C" w14:paraId="1D5E827C" w14:textId="77777777" w:rsidTr="000A11A8">
        <w:tc>
          <w:tcPr>
            <w:tcW w:w="317" w:type="dxa"/>
          </w:tcPr>
          <w:p w14:paraId="252F4BEE" w14:textId="77777777" w:rsidR="000A11A8" w:rsidRPr="002E469C" w:rsidRDefault="000A11A8" w:rsidP="00814AD2">
            <w:r w:rsidRPr="002E469C">
              <w:t>3</w:t>
            </w:r>
          </w:p>
        </w:tc>
        <w:tc>
          <w:tcPr>
            <w:tcW w:w="2367" w:type="dxa"/>
          </w:tcPr>
          <w:p w14:paraId="2280BFA1" w14:textId="77777777" w:rsidR="000A11A8" w:rsidRPr="002E469C" w:rsidRDefault="000A11A8" w:rsidP="00814AD2">
            <w:pPr>
              <w:jc w:val="left"/>
            </w:pPr>
            <w:r>
              <w:t xml:space="preserve">RAFM executable deployment </w:t>
            </w:r>
          </w:p>
        </w:tc>
        <w:tc>
          <w:tcPr>
            <w:tcW w:w="3381" w:type="dxa"/>
          </w:tcPr>
          <w:p w14:paraId="404458FB" w14:textId="77777777" w:rsidR="000A11A8" w:rsidRDefault="000A11A8" w:rsidP="00814AD2">
            <w:pPr>
              <w:jc w:val="left"/>
            </w:pPr>
            <w:r>
              <w:t>GWA portal -  increased infrastructure cost / impact of GWAN performance</w:t>
            </w:r>
          </w:p>
          <w:p w14:paraId="191678B1" w14:textId="77777777" w:rsidR="000A11A8" w:rsidRPr="002E469C" w:rsidRDefault="000A11A8" w:rsidP="00814AD2">
            <w:pPr>
              <w:jc w:val="left"/>
            </w:pPr>
            <w:r>
              <w:t>End user compute device – improved user experience, dependency on BU IT resources</w:t>
            </w:r>
          </w:p>
        </w:tc>
        <w:tc>
          <w:tcPr>
            <w:tcW w:w="3716" w:type="dxa"/>
          </w:tcPr>
          <w:p w14:paraId="0E20DA2C" w14:textId="77777777" w:rsidR="000A11A8" w:rsidRPr="002E469C" w:rsidRDefault="000A11A8" w:rsidP="00814AD2">
            <w:pPr>
              <w:jc w:val="left"/>
            </w:pPr>
            <w:r>
              <w:t>End user compute device deployment agreed. RAFM executable successfully deployed to GHO, PCA and JNL devices.</w:t>
            </w:r>
          </w:p>
        </w:tc>
      </w:tr>
      <w:tr w:rsidR="000A11A8" w:rsidRPr="002E469C" w14:paraId="20F325DA" w14:textId="77777777" w:rsidTr="000A11A8">
        <w:tc>
          <w:tcPr>
            <w:tcW w:w="317" w:type="dxa"/>
          </w:tcPr>
          <w:p w14:paraId="4DC080E0" w14:textId="77777777" w:rsidR="000A11A8" w:rsidRPr="002E469C" w:rsidRDefault="000A11A8" w:rsidP="00814AD2">
            <w:r w:rsidRPr="002E469C">
              <w:t>4</w:t>
            </w:r>
          </w:p>
        </w:tc>
        <w:tc>
          <w:tcPr>
            <w:tcW w:w="2367" w:type="dxa"/>
          </w:tcPr>
          <w:p w14:paraId="6D1CE332" w14:textId="77777777" w:rsidR="000A11A8" w:rsidRPr="002E469C" w:rsidRDefault="000A11A8" w:rsidP="00814AD2">
            <w:pPr>
              <w:jc w:val="left"/>
            </w:pPr>
            <w:r>
              <w:t xml:space="preserve">WTW TaskRunner deployment </w:t>
            </w:r>
            <w:r w:rsidRPr="002E469C">
              <w:t xml:space="preserve"> </w:t>
            </w:r>
            <w:r>
              <w:t>requirements</w:t>
            </w:r>
          </w:p>
        </w:tc>
        <w:tc>
          <w:tcPr>
            <w:tcW w:w="3381" w:type="dxa"/>
          </w:tcPr>
          <w:p w14:paraId="0844DC7E" w14:textId="77777777" w:rsidR="000A11A8" w:rsidRPr="002E469C" w:rsidRDefault="000A11A8" w:rsidP="00814AD2">
            <w:pPr>
              <w:jc w:val="left"/>
            </w:pPr>
            <w:r>
              <w:t xml:space="preserve">Impact to resiliency and ability to execute parallel </w:t>
            </w:r>
          </w:p>
        </w:tc>
        <w:tc>
          <w:tcPr>
            <w:tcW w:w="3716" w:type="dxa"/>
          </w:tcPr>
          <w:p w14:paraId="54CB93D5" w14:textId="252429D2" w:rsidR="000A11A8" w:rsidRPr="002E469C" w:rsidRDefault="000A11A8" w:rsidP="00814AD2">
            <w:pPr>
              <w:jc w:val="left"/>
            </w:pPr>
            <w:del w:id="193" w:author="Surani, Arvind" w:date="2019-05-17T14:03:00Z">
              <w:r w:rsidDel="008D472B">
                <w:delText xml:space="preserve">Multiple </w:delText>
              </w:r>
            </w:del>
            <w:ins w:id="194" w:author="Surani, Arvind" w:date="2019-05-17T14:03:00Z">
              <w:r w:rsidR="008D472B">
                <w:t xml:space="preserve">Two </w:t>
              </w:r>
            </w:ins>
            <w:r>
              <w:t xml:space="preserve">servers to be deployed in Woking data centre. </w:t>
            </w:r>
          </w:p>
        </w:tc>
      </w:tr>
      <w:tr w:rsidR="000A11A8" w:rsidRPr="002E469C" w14:paraId="2F10CDF4" w14:textId="77777777" w:rsidTr="000A11A8">
        <w:tc>
          <w:tcPr>
            <w:tcW w:w="317" w:type="dxa"/>
          </w:tcPr>
          <w:p w14:paraId="2AFFDD03" w14:textId="77777777" w:rsidR="000A11A8" w:rsidRPr="002E469C" w:rsidRDefault="000A11A8" w:rsidP="00814AD2">
            <w:r>
              <w:t>5</w:t>
            </w:r>
          </w:p>
        </w:tc>
        <w:tc>
          <w:tcPr>
            <w:tcW w:w="2367" w:type="dxa"/>
          </w:tcPr>
          <w:p w14:paraId="34CE7423" w14:textId="77777777" w:rsidR="000A11A8" w:rsidRDefault="000A11A8" w:rsidP="00814AD2">
            <w:pPr>
              <w:jc w:val="left"/>
            </w:pPr>
            <w:r>
              <w:t>JNL retiring Citrix receiver on end user compute devices.</w:t>
            </w:r>
          </w:p>
        </w:tc>
        <w:tc>
          <w:tcPr>
            <w:tcW w:w="3381" w:type="dxa"/>
          </w:tcPr>
          <w:p w14:paraId="6F4A3775" w14:textId="77777777" w:rsidR="000A11A8" w:rsidRDefault="000A11A8" w:rsidP="00814AD2">
            <w:pPr>
              <w:jc w:val="left"/>
            </w:pPr>
            <w:r>
              <w:t>Access to GWA portal via Citrix receiver, is still required for ICM user interface and the ability to upload and download data</w:t>
            </w:r>
          </w:p>
        </w:tc>
        <w:tc>
          <w:tcPr>
            <w:tcW w:w="3716" w:type="dxa"/>
          </w:tcPr>
          <w:p w14:paraId="0D3E6E0E" w14:textId="77777777" w:rsidR="000A11A8" w:rsidRDefault="000A11A8" w:rsidP="00814AD2">
            <w:pPr>
              <w:jc w:val="left"/>
            </w:pPr>
            <w:r>
              <w:t>JNL have agreed to provide access to specific users of GHO systems, via a “cocooned” virtual desktop with Citrix receiver.</w:t>
            </w:r>
          </w:p>
        </w:tc>
      </w:tr>
      <w:tr w:rsidR="000A11A8" w:rsidRPr="002E469C" w14:paraId="09598E2D" w14:textId="77777777" w:rsidTr="000A11A8">
        <w:tc>
          <w:tcPr>
            <w:tcW w:w="317" w:type="dxa"/>
          </w:tcPr>
          <w:p w14:paraId="32B9CC54" w14:textId="77777777" w:rsidR="000A11A8" w:rsidRDefault="000A11A8" w:rsidP="00814AD2">
            <w:r>
              <w:t>6</w:t>
            </w:r>
          </w:p>
        </w:tc>
        <w:tc>
          <w:tcPr>
            <w:tcW w:w="2367" w:type="dxa"/>
          </w:tcPr>
          <w:p w14:paraId="1CE07F52" w14:textId="77777777" w:rsidR="000A11A8" w:rsidRDefault="000A11A8" w:rsidP="00814AD2">
            <w:pPr>
              <w:jc w:val="left"/>
            </w:pPr>
            <w:r>
              <w:t>Shared  storage requirements across linux / windows platforms</w:t>
            </w:r>
          </w:p>
        </w:tc>
        <w:tc>
          <w:tcPr>
            <w:tcW w:w="3381" w:type="dxa"/>
          </w:tcPr>
          <w:p w14:paraId="6B81273B" w14:textId="77777777" w:rsidR="000A11A8" w:rsidRDefault="000A11A8" w:rsidP="00814AD2">
            <w:pPr>
              <w:jc w:val="left"/>
            </w:pPr>
            <w:r>
              <w:t>Increased cost and complexity of provisioning a solution that can provide shared storage directly accessible across both platforms</w:t>
            </w:r>
          </w:p>
        </w:tc>
        <w:tc>
          <w:tcPr>
            <w:tcW w:w="3716" w:type="dxa"/>
          </w:tcPr>
          <w:p w14:paraId="54CAF659" w14:textId="77777777" w:rsidR="000A11A8" w:rsidRDefault="000A11A8" w:rsidP="00814AD2">
            <w:pPr>
              <w:jc w:val="left"/>
            </w:pPr>
            <w:r>
              <w:t xml:space="preserve">Standard shared storage being provisioned separately for linux and windows platforms. The transfer of data across the platforms will be managed by the ICM application through the use of the ICM database. </w:t>
            </w:r>
          </w:p>
        </w:tc>
      </w:tr>
      <w:tr w:rsidR="00512408" w:rsidRPr="002E469C" w14:paraId="72648242" w14:textId="77777777" w:rsidTr="000A11A8">
        <w:tc>
          <w:tcPr>
            <w:tcW w:w="317" w:type="dxa"/>
          </w:tcPr>
          <w:p w14:paraId="74788D45" w14:textId="14E604C8" w:rsidR="00512408" w:rsidRDefault="00512408" w:rsidP="00814AD2">
            <w:r>
              <w:t>7</w:t>
            </w:r>
          </w:p>
        </w:tc>
        <w:tc>
          <w:tcPr>
            <w:tcW w:w="2367" w:type="dxa"/>
          </w:tcPr>
          <w:p w14:paraId="4FD093CA" w14:textId="48422E4F" w:rsidR="00512408" w:rsidRDefault="00512408" w:rsidP="00814AD2">
            <w:pPr>
              <w:jc w:val="left"/>
            </w:pPr>
            <w:r>
              <w:t>Sharing of database infrastructure</w:t>
            </w:r>
          </w:p>
        </w:tc>
        <w:tc>
          <w:tcPr>
            <w:tcW w:w="3381" w:type="dxa"/>
          </w:tcPr>
          <w:p w14:paraId="4E081DD0" w14:textId="77777777" w:rsidR="005F3604" w:rsidRDefault="00512408" w:rsidP="00814AD2">
            <w:pPr>
              <w:jc w:val="left"/>
            </w:pPr>
            <w:r>
              <w:t xml:space="preserve">Significant reduction in costs </w:t>
            </w:r>
            <w:r w:rsidR="005F3604">
              <w:t>achieved through sharing of database infrastructure. The existing database infrastructure has sufficient spare capacity.</w:t>
            </w:r>
          </w:p>
          <w:p w14:paraId="0FC292D0" w14:textId="4B97EC07" w:rsidR="00512408" w:rsidRDefault="005F3604" w:rsidP="00814AD2">
            <w:pPr>
              <w:jc w:val="left"/>
            </w:pPr>
            <w:r>
              <w:t>TSA agreement will need to be agreed with Dallas.</w:t>
            </w:r>
          </w:p>
        </w:tc>
        <w:tc>
          <w:tcPr>
            <w:tcW w:w="3716" w:type="dxa"/>
          </w:tcPr>
          <w:p w14:paraId="3686F4A7" w14:textId="096E6EE3" w:rsidR="00512408" w:rsidRDefault="005F3604" w:rsidP="00814AD2">
            <w:pPr>
              <w:jc w:val="left"/>
            </w:pPr>
            <w:r>
              <w:t>The ICM and RCT database infrastructure will be shared with Dallas.</w:t>
            </w:r>
          </w:p>
        </w:tc>
      </w:tr>
      <w:bookmarkEnd w:id="192"/>
    </w:tbl>
    <w:p w14:paraId="49D9325C" w14:textId="2C6DE0E5" w:rsidR="00BF46D4" w:rsidRDefault="00BF46D4" w:rsidP="003F638A">
      <w:pPr>
        <w:ind w:left="360"/>
      </w:pPr>
    </w:p>
    <w:p w14:paraId="0E597322" w14:textId="77777777" w:rsidR="00BF46D4" w:rsidRDefault="00BF46D4" w:rsidP="003F638A">
      <w:pPr>
        <w:ind w:left="360"/>
      </w:pPr>
    </w:p>
    <w:p w14:paraId="1A6503D9" w14:textId="121EBC3F" w:rsidR="00D343DC" w:rsidRDefault="000D4160" w:rsidP="006B462C">
      <w:pPr>
        <w:pStyle w:val="Heading1"/>
        <w:pageBreakBefore/>
        <w:numPr>
          <w:ilvl w:val="0"/>
          <w:numId w:val="23"/>
        </w:numPr>
        <w:spacing w:before="120" w:after="120"/>
        <w:jc w:val="left"/>
      </w:pPr>
      <w:bookmarkStart w:id="195" w:name="_Toc467569457"/>
      <w:bookmarkStart w:id="196" w:name="_Toc467569625"/>
      <w:bookmarkStart w:id="197" w:name="_Toc467569978"/>
      <w:bookmarkStart w:id="198" w:name="_Toc467570039"/>
      <w:bookmarkStart w:id="199" w:name="_Toc467570098"/>
      <w:bookmarkStart w:id="200" w:name="_Toc467570221"/>
      <w:bookmarkStart w:id="201" w:name="_Toc467570316"/>
      <w:bookmarkStart w:id="202" w:name="_Toc467569458"/>
      <w:bookmarkStart w:id="203" w:name="_Toc467569626"/>
      <w:bookmarkStart w:id="204" w:name="_Toc467569979"/>
      <w:bookmarkStart w:id="205" w:name="_Toc467570040"/>
      <w:bookmarkStart w:id="206" w:name="_Toc467570099"/>
      <w:bookmarkStart w:id="207" w:name="_Toc467570222"/>
      <w:bookmarkStart w:id="208" w:name="_Toc467570317"/>
      <w:bookmarkStart w:id="209" w:name="_Toc467569459"/>
      <w:bookmarkStart w:id="210" w:name="_Toc467569627"/>
      <w:bookmarkStart w:id="211" w:name="_Toc467569980"/>
      <w:bookmarkStart w:id="212" w:name="_Toc467570041"/>
      <w:bookmarkStart w:id="213" w:name="_Toc467570100"/>
      <w:bookmarkStart w:id="214" w:name="_Toc467570223"/>
      <w:bookmarkStart w:id="215" w:name="_Toc467570318"/>
      <w:bookmarkStart w:id="216" w:name="_Toc467569460"/>
      <w:bookmarkStart w:id="217" w:name="_Toc467569628"/>
      <w:bookmarkStart w:id="218" w:name="_Toc467569981"/>
      <w:bookmarkStart w:id="219" w:name="_Toc467570042"/>
      <w:bookmarkStart w:id="220" w:name="_Toc467570101"/>
      <w:bookmarkStart w:id="221" w:name="_Toc467570224"/>
      <w:bookmarkStart w:id="222" w:name="_Toc467570319"/>
      <w:bookmarkStart w:id="223" w:name="_Toc4146966"/>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lastRenderedPageBreak/>
        <w:t>Technical</w:t>
      </w:r>
      <w:r w:rsidR="00D343DC">
        <w:t xml:space="preserve"> Solution Design</w:t>
      </w:r>
      <w:bookmarkEnd w:id="223"/>
    </w:p>
    <w:p w14:paraId="0376E022" w14:textId="77777777" w:rsidR="00C216A8" w:rsidRPr="00DA7BB0" w:rsidRDefault="00C216A8" w:rsidP="00266FF7">
      <w:pPr>
        <w:pStyle w:val="Heading2"/>
        <w:ind w:left="709"/>
        <w:rPr>
          <w:rStyle w:val="Heading2Char"/>
          <w:b/>
          <w:bCs/>
        </w:rPr>
      </w:pPr>
      <w:bookmarkStart w:id="224" w:name="_Toc1546795"/>
      <w:bookmarkStart w:id="225" w:name="_Toc3208597"/>
      <w:bookmarkStart w:id="226" w:name="_Toc4080046"/>
      <w:bookmarkStart w:id="227" w:name="_Toc4146967"/>
      <w:bookmarkStart w:id="228" w:name="_Toc1546796"/>
      <w:bookmarkStart w:id="229" w:name="_Toc3208598"/>
      <w:bookmarkStart w:id="230" w:name="_Toc4080047"/>
      <w:bookmarkStart w:id="231" w:name="_Toc4146968"/>
      <w:bookmarkStart w:id="232" w:name="_Toc1546802"/>
      <w:bookmarkStart w:id="233" w:name="_Toc3208604"/>
      <w:bookmarkStart w:id="234" w:name="_Toc4080053"/>
      <w:bookmarkStart w:id="235" w:name="_Toc4146974"/>
      <w:bookmarkStart w:id="236" w:name="_Toc1546807"/>
      <w:bookmarkStart w:id="237" w:name="_Toc3208609"/>
      <w:bookmarkStart w:id="238" w:name="_Toc4080058"/>
      <w:bookmarkStart w:id="239" w:name="_Toc4146979"/>
      <w:bookmarkStart w:id="240" w:name="_Toc1546812"/>
      <w:bookmarkStart w:id="241" w:name="_Toc3208614"/>
      <w:bookmarkStart w:id="242" w:name="_Toc4080063"/>
      <w:bookmarkStart w:id="243" w:name="_Toc4146984"/>
      <w:bookmarkStart w:id="244" w:name="_Toc368991456"/>
      <w:bookmarkStart w:id="245" w:name="_Toc368992499"/>
      <w:bookmarkStart w:id="246" w:name="_Toc1546817"/>
      <w:bookmarkStart w:id="247" w:name="_Toc3208619"/>
      <w:bookmarkStart w:id="248" w:name="_Toc4080068"/>
      <w:bookmarkStart w:id="249" w:name="_Toc4146989"/>
      <w:bookmarkStart w:id="250" w:name="_Toc4146990"/>
      <w:bookmarkEnd w:id="130"/>
      <w:bookmarkEnd w:id="131"/>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rsidRPr="00DA7BB0">
        <w:rPr>
          <w:rStyle w:val="Heading2Char"/>
          <w:b/>
        </w:rPr>
        <w:t>Overview of Technical Solution</w:t>
      </w:r>
      <w:bookmarkEnd w:id="250"/>
    </w:p>
    <w:p w14:paraId="1D7FF930" w14:textId="0CD219C1" w:rsidR="00C216A8" w:rsidRDefault="00C216A8" w:rsidP="00C216A8"/>
    <w:p w14:paraId="02D4A1AB" w14:textId="4A47ED84" w:rsidR="000F33A5" w:rsidRDefault="00F72595" w:rsidP="00C216A8">
      <w:r>
        <w:t>The i</w:t>
      </w:r>
      <w:r w:rsidR="000F33A5" w:rsidRPr="000F33A5">
        <w:t>nitial I</w:t>
      </w:r>
      <w:r>
        <w:t xml:space="preserve">nternal </w:t>
      </w:r>
      <w:r w:rsidR="006C5D0D">
        <w:t>Capital Models</w:t>
      </w:r>
      <w:r>
        <w:t xml:space="preserve"> were produced by the Business Units</w:t>
      </w:r>
      <w:r w:rsidR="000F33A5" w:rsidRPr="000F33A5">
        <w:t xml:space="preserve"> using an Excel based prototype solution, with the end-state technology solution delivered through a series of staged releases. This system was then moved to a solution that centred around the IBM Algorithmics modelling software and an on-premise high-performance computing (HPC) grid.</w:t>
      </w:r>
    </w:p>
    <w:p w14:paraId="268ED6E9" w14:textId="6823C30D" w:rsidR="000F33A5" w:rsidRDefault="000F33A5" w:rsidP="00C216A8">
      <w:r>
        <w:t xml:space="preserve">The new </w:t>
      </w:r>
      <w:r w:rsidR="008116B6">
        <w:t xml:space="preserve">Internal </w:t>
      </w:r>
      <w:r w:rsidR="00F72595">
        <w:t xml:space="preserve">Capital Model </w:t>
      </w:r>
      <w:r>
        <w:t xml:space="preserve">solution uses the </w:t>
      </w:r>
      <w:r w:rsidR="00207D0F">
        <w:t>Risk Agility</w:t>
      </w:r>
      <w:r>
        <w:t xml:space="preserve"> FM product from WTW. Also, the new </w:t>
      </w:r>
      <w:r w:rsidR="008116B6">
        <w:t xml:space="preserve">Internal </w:t>
      </w:r>
      <w:r w:rsidR="00F72595">
        <w:t xml:space="preserve">Capital Model </w:t>
      </w:r>
      <w:r>
        <w:t>solution replaces the on-premise grid with a WTW managed vGrid service, that is flexible and scalable.</w:t>
      </w:r>
      <w:r w:rsidR="008921C2">
        <w:t xml:space="preserve"> The vGrid service will be used for both Production and </w:t>
      </w:r>
      <w:r w:rsidR="00F368EE">
        <w:t>“</w:t>
      </w:r>
      <w:r w:rsidR="008921C2">
        <w:t>Sandbox</w:t>
      </w:r>
      <w:r w:rsidR="00F368EE">
        <w:t>”</w:t>
      </w:r>
      <w:r w:rsidR="008921C2">
        <w:t xml:space="preserve"> runs.</w:t>
      </w:r>
      <w:r w:rsidR="00F368EE">
        <w:t xml:space="preserve"> Users will also have the option to download all the run components from the ICM front end with a view to run/debug their code on a desktop.</w:t>
      </w:r>
    </w:p>
    <w:p w14:paraId="794553EE" w14:textId="77777777" w:rsidR="00F21EFD" w:rsidRDefault="00DB3809" w:rsidP="00C216A8">
      <w:r>
        <w:t>To minimise change, c</w:t>
      </w:r>
      <w:r w:rsidR="000F33A5">
        <w:t xml:space="preserve">omponents </w:t>
      </w:r>
      <w:r>
        <w:t xml:space="preserve">of the existing </w:t>
      </w:r>
      <w:r w:rsidR="008116B6">
        <w:t xml:space="preserve">Internal </w:t>
      </w:r>
      <w:r w:rsidR="00F72595">
        <w:t xml:space="preserve">Capital Model </w:t>
      </w:r>
      <w:r>
        <w:t xml:space="preserve">solution </w:t>
      </w:r>
      <w:r w:rsidR="000F33A5">
        <w:t xml:space="preserve">have been </w:t>
      </w:r>
      <w:r>
        <w:t xml:space="preserve">retained and modified. </w:t>
      </w:r>
    </w:p>
    <w:p w14:paraId="618C1136" w14:textId="7BA4644A" w:rsidR="00DB3809" w:rsidRDefault="00DB3809" w:rsidP="00C216A8">
      <w:r>
        <w:t>The diagram on the following page provides a high</w:t>
      </w:r>
      <w:r w:rsidR="00114321">
        <w:t>-</w:t>
      </w:r>
      <w:r>
        <w:t xml:space="preserve">level overview of the new </w:t>
      </w:r>
      <w:r w:rsidR="00114321">
        <w:t xml:space="preserve">Internal </w:t>
      </w:r>
      <w:r w:rsidR="00F72595">
        <w:t>Capital Model</w:t>
      </w:r>
      <w:r>
        <w:t xml:space="preserve"> solution.</w:t>
      </w:r>
    </w:p>
    <w:p w14:paraId="79B468A1" w14:textId="191EE9E4" w:rsidR="000F33A5" w:rsidRDefault="000F33A5" w:rsidP="00C216A8"/>
    <w:p w14:paraId="4D94A4E3" w14:textId="77777777" w:rsidR="00DB3809" w:rsidRDefault="00DB3809" w:rsidP="00C216A8">
      <w:pPr>
        <w:sectPr w:rsidR="00DB3809" w:rsidSect="00EE672C">
          <w:headerReference w:type="even" r:id="rId15"/>
          <w:headerReference w:type="default" r:id="rId16"/>
          <w:pgSz w:w="11906" w:h="16838"/>
          <w:pgMar w:top="1135" w:right="1797" w:bottom="1440" w:left="1134" w:header="284" w:footer="91" w:gutter="0"/>
          <w:cols w:space="720"/>
          <w:docGrid w:linePitch="272"/>
        </w:sectPr>
      </w:pPr>
    </w:p>
    <w:p w14:paraId="6BDDA38A" w14:textId="120CB8D8" w:rsidR="001D0290" w:rsidRDefault="001D0290" w:rsidP="00C216A8"/>
    <w:p w14:paraId="0D1BE441" w14:textId="77777777" w:rsidR="00125E5C" w:rsidRDefault="00125E5C" w:rsidP="00C216A8"/>
    <w:p w14:paraId="10D617D4" w14:textId="146A3A77" w:rsidR="00DB3809" w:rsidRDefault="008230D3" w:rsidP="00365842">
      <w:r>
        <w:rPr>
          <w:noProof/>
        </w:rPr>
        <w:drawing>
          <wp:inline distT="0" distB="0" distL="0" distR="0" wp14:anchorId="7F9D7725" wp14:editId="1E3E2949">
            <wp:extent cx="9011469" cy="49760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30094" cy="4986321"/>
                    </a:xfrm>
                    <a:prstGeom prst="rect">
                      <a:avLst/>
                    </a:prstGeom>
                    <a:noFill/>
                    <a:ln>
                      <a:noFill/>
                    </a:ln>
                  </pic:spPr>
                </pic:pic>
              </a:graphicData>
            </a:graphic>
          </wp:inline>
        </w:drawing>
      </w:r>
    </w:p>
    <w:p w14:paraId="6E9D6380" w14:textId="61D6E326" w:rsidR="00DB3809" w:rsidRDefault="00DB3809" w:rsidP="001D0290">
      <w:pPr>
        <w:ind w:left="-567"/>
      </w:pPr>
    </w:p>
    <w:p w14:paraId="75179997" w14:textId="77777777" w:rsidR="00DB3809" w:rsidRDefault="00DB3809" w:rsidP="001D0290">
      <w:pPr>
        <w:ind w:left="-567"/>
        <w:sectPr w:rsidR="00DB3809" w:rsidSect="00DB3809">
          <w:pgSz w:w="16838" w:h="11906" w:orient="landscape"/>
          <w:pgMar w:top="1134" w:right="1135" w:bottom="1797" w:left="1440" w:header="284" w:footer="91" w:gutter="0"/>
          <w:cols w:space="720"/>
          <w:docGrid w:linePitch="272"/>
        </w:sectPr>
      </w:pPr>
    </w:p>
    <w:p w14:paraId="773328F0" w14:textId="36671AAA" w:rsidR="00DF0AAB" w:rsidRDefault="00DF0AAB" w:rsidP="00266FF7">
      <w:pPr>
        <w:pStyle w:val="Heading2"/>
        <w:numPr>
          <w:ilvl w:val="2"/>
          <w:numId w:val="23"/>
        </w:numPr>
        <w:ind w:left="993" w:hanging="709"/>
      </w:pPr>
      <w:bookmarkStart w:id="251" w:name="_Toc370997248"/>
      <w:bookmarkStart w:id="252" w:name="_Toc371340447"/>
      <w:bookmarkStart w:id="253" w:name="_Toc4146991"/>
      <w:bookmarkEnd w:id="251"/>
      <w:bookmarkEnd w:id="252"/>
      <w:r>
        <w:lastRenderedPageBreak/>
        <w:t xml:space="preserve">System </w:t>
      </w:r>
      <w:r w:rsidR="00EE446D">
        <w:t>Components</w:t>
      </w:r>
      <w:bookmarkEnd w:id="253"/>
    </w:p>
    <w:p w14:paraId="78BEEAA8" w14:textId="77777777" w:rsidR="00741FCA" w:rsidRDefault="00741FCA" w:rsidP="00741FCA">
      <w:pPr>
        <w:pStyle w:val="ListParagraph"/>
      </w:pPr>
    </w:p>
    <w:p w14:paraId="6106CEA5" w14:textId="59039E9B" w:rsidR="00DF0AAB" w:rsidRDefault="00F8606D" w:rsidP="00F8606D">
      <w:r>
        <w:t>The following table provides further detail on the dependent components and systems</w:t>
      </w:r>
      <w:r w:rsidR="00D06BF6">
        <w:t xml:space="preserve"> and integrations</w:t>
      </w:r>
      <w:r>
        <w:t>.</w:t>
      </w:r>
    </w:p>
    <w:tbl>
      <w:tblPr>
        <w:tblStyle w:val="LightList-Accent1"/>
        <w:tblpPr w:leftFromText="180" w:rightFromText="180" w:vertAnchor="text" w:tblpY="159"/>
        <w:tblW w:w="0" w:type="auto"/>
        <w:tblLook w:val="04A0" w:firstRow="1" w:lastRow="0" w:firstColumn="1" w:lastColumn="0" w:noHBand="0" w:noVBand="1"/>
      </w:tblPr>
      <w:tblGrid>
        <w:gridCol w:w="2480"/>
        <w:gridCol w:w="3568"/>
        <w:gridCol w:w="2907"/>
      </w:tblGrid>
      <w:tr w:rsidR="004B69C4" w14:paraId="4B6ACF2D" w14:textId="77777777" w:rsidTr="00DA7B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80" w:type="dxa"/>
            <w:shd w:val="clear" w:color="auto" w:fill="E5B8B7" w:themeFill="accent2" w:themeFillTint="66"/>
          </w:tcPr>
          <w:p w14:paraId="63859F4D" w14:textId="77777777" w:rsidR="00D60FA1" w:rsidRPr="0080348C" w:rsidRDefault="00D60FA1" w:rsidP="00D60FA1">
            <w:pPr>
              <w:tabs>
                <w:tab w:val="left" w:pos="2145"/>
              </w:tabs>
              <w:rPr>
                <w:b w:val="0"/>
                <w:bCs w:val="0"/>
                <w:color w:val="auto"/>
              </w:rPr>
            </w:pPr>
            <w:r w:rsidRPr="0080348C">
              <w:rPr>
                <w:color w:val="auto"/>
              </w:rPr>
              <w:t>System</w:t>
            </w:r>
            <w:r>
              <w:rPr>
                <w:color w:val="auto"/>
              </w:rPr>
              <w:tab/>
            </w:r>
          </w:p>
        </w:tc>
        <w:tc>
          <w:tcPr>
            <w:tcW w:w="3568" w:type="dxa"/>
            <w:shd w:val="clear" w:color="auto" w:fill="E5B8B7" w:themeFill="accent2" w:themeFillTint="66"/>
          </w:tcPr>
          <w:p w14:paraId="183D2FBB" w14:textId="77777777" w:rsidR="00D60FA1" w:rsidRPr="0080348C" w:rsidRDefault="00D60FA1" w:rsidP="00D60FA1">
            <w:pPr>
              <w:cnfStyle w:val="100000000000" w:firstRow="1" w:lastRow="0" w:firstColumn="0" w:lastColumn="0" w:oddVBand="0" w:evenVBand="0" w:oddHBand="0" w:evenHBand="0" w:firstRowFirstColumn="0" w:firstRowLastColumn="0" w:lastRowFirstColumn="0" w:lastRowLastColumn="0"/>
              <w:rPr>
                <w:color w:val="auto"/>
              </w:rPr>
            </w:pPr>
            <w:r w:rsidRPr="0080348C">
              <w:rPr>
                <w:color w:val="auto"/>
              </w:rPr>
              <w:t>Role</w:t>
            </w:r>
          </w:p>
        </w:tc>
        <w:tc>
          <w:tcPr>
            <w:tcW w:w="2907" w:type="dxa"/>
            <w:shd w:val="clear" w:color="auto" w:fill="E5B8B7" w:themeFill="accent2" w:themeFillTint="66"/>
          </w:tcPr>
          <w:p w14:paraId="7E5CDBD7" w14:textId="77777777" w:rsidR="00D60FA1" w:rsidRPr="0080348C" w:rsidRDefault="00D60FA1" w:rsidP="00D60FA1">
            <w:pPr>
              <w:cnfStyle w:val="100000000000" w:firstRow="1" w:lastRow="0" w:firstColumn="0" w:lastColumn="0" w:oddVBand="0" w:evenVBand="0" w:oddHBand="0" w:evenHBand="0" w:firstRowFirstColumn="0" w:firstRowLastColumn="0" w:lastRowFirstColumn="0" w:lastRowLastColumn="0"/>
              <w:rPr>
                <w:color w:val="auto"/>
              </w:rPr>
            </w:pPr>
            <w:r w:rsidRPr="0080348C">
              <w:rPr>
                <w:color w:val="auto"/>
              </w:rPr>
              <w:t>Impact on Existing System</w:t>
            </w:r>
          </w:p>
        </w:tc>
      </w:tr>
      <w:tr w:rsidR="00896C29" w14:paraId="5237EE51" w14:textId="77777777" w:rsidTr="00DA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5B9AC5CA" w14:textId="70929589" w:rsidR="00896C29" w:rsidRDefault="00896C29" w:rsidP="00896C29">
            <w:r>
              <w:t>RAFM Workstation</w:t>
            </w:r>
          </w:p>
        </w:tc>
        <w:tc>
          <w:tcPr>
            <w:tcW w:w="3568" w:type="dxa"/>
          </w:tcPr>
          <w:p w14:paraId="0F62BD70" w14:textId="554CF14D" w:rsidR="00896C29" w:rsidRDefault="00896C29" w:rsidP="00266FF7">
            <w:pPr>
              <w:jc w:val="left"/>
              <w:cnfStyle w:val="000000100000" w:firstRow="0" w:lastRow="0" w:firstColumn="0" w:lastColumn="0" w:oddVBand="0" w:evenVBand="0" w:oddHBand="1" w:evenHBand="0" w:firstRowFirstColumn="0" w:firstRowLastColumn="0" w:lastRowFirstColumn="0" w:lastRowLastColumn="0"/>
            </w:pPr>
            <w:r>
              <w:t xml:space="preserve">Desktop implementation of the RAFM modelling system. This component </w:t>
            </w:r>
            <w:r w:rsidR="00207D0F">
              <w:t>will</w:t>
            </w:r>
            <w:r>
              <w:t xml:space="preserve"> be used for the development of Lite models</w:t>
            </w:r>
            <w:r w:rsidR="0072650D">
              <w:t xml:space="preserve"> and aggregation rules</w:t>
            </w:r>
            <w:r w:rsidR="00750E3A">
              <w:t>.</w:t>
            </w:r>
          </w:p>
        </w:tc>
        <w:tc>
          <w:tcPr>
            <w:tcW w:w="2907" w:type="dxa"/>
          </w:tcPr>
          <w:p w14:paraId="5A0A24F0" w14:textId="39F00818" w:rsidR="00896C29" w:rsidRDefault="00896C29" w:rsidP="00266FF7">
            <w:pPr>
              <w:jc w:val="left"/>
              <w:cnfStyle w:val="000000100000" w:firstRow="0" w:lastRow="0" w:firstColumn="0" w:lastColumn="0" w:oddVBand="0" w:evenVBand="0" w:oddHBand="1" w:evenHBand="0" w:firstRowFirstColumn="0" w:firstRowLastColumn="0" w:lastRowFirstColumn="0" w:lastRowLastColumn="0"/>
            </w:pPr>
            <w:r>
              <w:t xml:space="preserve">Installation and maintenance of this new client </w:t>
            </w:r>
            <w:r w:rsidR="00207D0F">
              <w:t>software will</w:t>
            </w:r>
            <w:r w:rsidR="00F72595">
              <w:t xml:space="preserve"> be required and will be deployed on</w:t>
            </w:r>
            <w:r>
              <w:t xml:space="preserve"> end user devices at GHO, </w:t>
            </w:r>
            <w:r w:rsidR="008D686A">
              <w:t>JNL</w:t>
            </w:r>
            <w:r>
              <w:t xml:space="preserve"> and PCA.</w:t>
            </w:r>
          </w:p>
        </w:tc>
      </w:tr>
      <w:tr w:rsidR="004B69C4" w14:paraId="3F646C2B" w14:textId="77777777" w:rsidTr="00DA7BB0">
        <w:tc>
          <w:tcPr>
            <w:cnfStyle w:val="001000000000" w:firstRow="0" w:lastRow="0" w:firstColumn="1" w:lastColumn="0" w:oddVBand="0" w:evenVBand="0" w:oddHBand="0" w:evenHBand="0" w:firstRowFirstColumn="0" w:firstRowLastColumn="0" w:lastRowFirstColumn="0" w:lastRowLastColumn="0"/>
            <w:tcW w:w="2480" w:type="dxa"/>
          </w:tcPr>
          <w:p w14:paraId="46BE7F2E" w14:textId="48A798E2" w:rsidR="00D60FA1" w:rsidRDefault="004B69C4" w:rsidP="00D60FA1">
            <w:r>
              <w:t>ICM Interface</w:t>
            </w:r>
          </w:p>
        </w:tc>
        <w:tc>
          <w:tcPr>
            <w:tcW w:w="3568" w:type="dxa"/>
          </w:tcPr>
          <w:p w14:paraId="1521D4D1" w14:textId="66E6AC75" w:rsidR="00D60FA1" w:rsidRDefault="00861946" w:rsidP="00266FF7">
            <w:pPr>
              <w:jc w:val="left"/>
              <w:cnfStyle w:val="000000000000" w:firstRow="0" w:lastRow="0" w:firstColumn="0" w:lastColumn="0" w:oddVBand="0" w:evenVBand="0" w:oddHBand="0" w:evenHBand="0" w:firstRowFirstColumn="0" w:firstRowLastColumn="0" w:lastRowFirstColumn="0" w:lastRowLastColumn="0"/>
            </w:pPr>
            <w:r>
              <w:t>Coordination and control mechanism for the ICM solution</w:t>
            </w:r>
            <w:r w:rsidR="00750E3A">
              <w:t>.</w:t>
            </w:r>
          </w:p>
        </w:tc>
        <w:tc>
          <w:tcPr>
            <w:tcW w:w="2907" w:type="dxa"/>
          </w:tcPr>
          <w:p w14:paraId="4DEE05E1" w14:textId="7A237E17" w:rsidR="00D60FA1" w:rsidRDefault="004B69C4" w:rsidP="00266FF7">
            <w:pPr>
              <w:jc w:val="left"/>
              <w:cnfStyle w:val="000000000000" w:firstRow="0" w:lastRow="0" w:firstColumn="0" w:lastColumn="0" w:oddVBand="0" w:evenVBand="0" w:oddHBand="0" w:evenHBand="0" w:firstRowFirstColumn="0" w:firstRowLastColumn="0" w:lastRowFirstColumn="0" w:lastRowLastColumn="0"/>
            </w:pPr>
            <w:r>
              <w:t xml:space="preserve">System will be </w:t>
            </w:r>
            <w:r w:rsidR="00896C29">
              <w:t xml:space="preserve">a new instance, that is </w:t>
            </w:r>
            <w:r>
              <w:t xml:space="preserve">modified to integrate with RAFM </w:t>
            </w:r>
            <w:r w:rsidR="00F72595">
              <w:t xml:space="preserve">(Workstation + </w:t>
            </w:r>
            <w:r>
              <w:t>TaskRunner</w:t>
            </w:r>
            <w:r w:rsidR="00F72595">
              <w:t>)</w:t>
            </w:r>
            <w:r>
              <w:t xml:space="preserve"> and to </w:t>
            </w:r>
            <w:r w:rsidR="00207D0F">
              <w:t>meet new</w:t>
            </w:r>
            <w:r>
              <w:t xml:space="preserve"> </w:t>
            </w:r>
            <w:r w:rsidR="00207D0F">
              <w:t>requirements</w:t>
            </w:r>
            <w:r w:rsidR="00750E3A">
              <w:t>.</w:t>
            </w:r>
          </w:p>
        </w:tc>
      </w:tr>
      <w:tr w:rsidR="004B69C4" w14:paraId="11DE04C3" w14:textId="77777777" w:rsidTr="00DA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0A9688E3" w14:textId="2AAB7E46" w:rsidR="00D60FA1" w:rsidRDefault="00C82F76" w:rsidP="00C631EE">
            <w:pPr>
              <w:jc w:val="left"/>
            </w:pPr>
            <w:r>
              <w:t>R</w:t>
            </w:r>
            <w:r w:rsidR="007566EE">
              <w:t xml:space="preserve">SG </w:t>
            </w:r>
            <w:r w:rsidR="00CF2A75">
              <w:t>Instructions</w:t>
            </w:r>
            <w:r w:rsidR="007566EE">
              <w:t xml:space="preserve"> File</w:t>
            </w:r>
            <w:r w:rsidR="00CF2A75">
              <w:t>s</w:t>
            </w:r>
            <w:r w:rsidR="00DA7BB0">
              <w:t xml:space="preserve"> Swimlane</w:t>
            </w:r>
          </w:p>
        </w:tc>
        <w:tc>
          <w:tcPr>
            <w:tcW w:w="3568" w:type="dxa"/>
          </w:tcPr>
          <w:p w14:paraId="4C0E2915" w14:textId="77A8733F" w:rsidR="00D60FA1" w:rsidRDefault="00DA7BB0" w:rsidP="00266FF7">
            <w:pPr>
              <w:jc w:val="left"/>
              <w:cnfStyle w:val="000000100000" w:firstRow="0" w:lastRow="0" w:firstColumn="0" w:lastColumn="0" w:oddVBand="0" w:evenVBand="0" w:oddHBand="1" w:evenHBand="0" w:firstRowFirstColumn="0" w:firstRowLastColumn="0" w:lastRowFirstColumn="0" w:lastRowLastColumn="0"/>
            </w:pPr>
            <w:r>
              <w:t xml:space="preserve">To provide compute processing </w:t>
            </w:r>
            <w:r w:rsidR="0072650D">
              <w:t xml:space="preserve">to generate RSG instruction set that can be used for the just in time risk scenario </w:t>
            </w:r>
            <w:r w:rsidR="008921C2">
              <w:t xml:space="preserve"> </w:t>
            </w:r>
            <w:r>
              <w:t>generation</w:t>
            </w:r>
            <w:r w:rsidR="00750E3A">
              <w:t>.</w:t>
            </w:r>
          </w:p>
        </w:tc>
        <w:tc>
          <w:tcPr>
            <w:tcW w:w="2907" w:type="dxa"/>
          </w:tcPr>
          <w:p w14:paraId="564AE272" w14:textId="06AC42D0" w:rsidR="00D60FA1" w:rsidRDefault="00DA7BB0" w:rsidP="00266FF7">
            <w:pPr>
              <w:jc w:val="left"/>
              <w:cnfStyle w:val="000000100000" w:firstRow="0" w:lastRow="0" w:firstColumn="0" w:lastColumn="0" w:oddVBand="0" w:evenVBand="0" w:oddHBand="1" w:evenHBand="0" w:firstRowFirstColumn="0" w:firstRowLastColumn="0" w:lastRowFirstColumn="0" w:lastRowLastColumn="0"/>
            </w:pPr>
            <w:r>
              <w:t>Component will be</w:t>
            </w:r>
            <w:r w:rsidR="0072650D">
              <w:t xml:space="preserve"> </w:t>
            </w:r>
            <w:r w:rsidR="00C6406E">
              <w:t xml:space="preserve">cloned </w:t>
            </w:r>
            <w:r>
              <w:t xml:space="preserve">from existing </w:t>
            </w:r>
            <w:r w:rsidR="00114321">
              <w:t xml:space="preserve">Internal </w:t>
            </w:r>
            <w:r>
              <w:t>Capital Model solution</w:t>
            </w:r>
            <w:r w:rsidR="00750E3A">
              <w:t>.</w:t>
            </w:r>
          </w:p>
        </w:tc>
      </w:tr>
      <w:tr w:rsidR="00DA7BB0" w14:paraId="5D7E23F6" w14:textId="77777777" w:rsidTr="00DA7BB0">
        <w:tc>
          <w:tcPr>
            <w:cnfStyle w:val="001000000000" w:firstRow="0" w:lastRow="0" w:firstColumn="1" w:lastColumn="0" w:oddVBand="0" w:evenVBand="0" w:oddHBand="0" w:evenHBand="0" w:firstRowFirstColumn="0" w:firstRowLastColumn="0" w:lastRowFirstColumn="0" w:lastRowLastColumn="0"/>
            <w:tcW w:w="2480" w:type="dxa"/>
          </w:tcPr>
          <w:p w14:paraId="1A963CE9" w14:textId="198BDF7C" w:rsidR="00DA7BB0" w:rsidRDefault="00DA7BB0" w:rsidP="00DA7BB0">
            <w:r>
              <w:t>Post</w:t>
            </w:r>
            <w:r w:rsidR="007566EE">
              <w:t xml:space="preserve"> </w:t>
            </w:r>
            <w:r>
              <w:t>Processing Swimlane</w:t>
            </w:r>
          </w:p>
        </w:tc>
        <w:tc>
          <w:tcPr>
            <w:tcW w:w="3568" w:type="dxa"/>
          </w:tcPr>
          <w:p w14:paraId="10AB68ED" w14:textId="33EC2C73" w:rsidR="00DA7BB0" w:rsidRDefault="00DA7BB0" w:rsidP="00266FF7">
            <w:pPr>
              <w:jc w:val="left"/>
              <w:cnfStyle w:val="000000000000" w:firstRow="0" w:lastRow="0" w:firstColumn="0" w:lastColumn="0" w:oddVBand="0" w:evenVBand="0" w:oddHBand="0" w:evenHBand="0" w:firstRowFirstColumn="0" w:firstRowLastColumn="0" w:lastRowFirstColumn="0" w:lastRowLastColumn="0"/>
            </w:pPr>
            <w:r>
              <w:t xml:space="preserve">To provide compute processing for post processing of </w:t>
            </w:r>
            <w:r w:rsidR="00207D0F">
              <w:t>vGrid output</w:t>
            </w:r>
            <w:r>
              <w:t xml:space="preserve"> data, such as BU trimming of group wide data.</w:t>
            </w:r>
          </w:p>
        </w:tc>
        <w:tc>
          <w:tcPr>
            <w:tcW w:w="2907" w:type="dxa"/>
          </w:tcPr>
          <w:p w14:paraId="1AE4FB01" w14:textId="029C8EFD" w:rsidR="00DA7BB0" w:rsidRDefault="00DA7BB0" w:rsidP="00266FF7">
            <w:pPr>
              <w:jc w:val="left"/>
              <w:cnfStyle w:val="000000000000" w:firstRow="0" w:lastRow="0" w:firstColumn="0" w:lastColumn="0" w:oddVBand="0" w:evenVBand="0" w:oddHBand="0" w:evenHBand="0" w:firstRowFirstColumn="0" w:firstRowLastColumn="0" w:lastRowFirstColumn="0" w:lastRowLastColumn="0"/>
            </w:pPr>
            <w:r>
              <w:t xml:space="preserve">Component will be cloned from existing </w:t>
            </w:r>
            <w:r w:rsidR="00114321">
              <w:t xml:space="preserve">Internal </w:t>
            </w:r>
            <w:r>
              <w:t>Capital Model solution</w:t>
            </w:r>
            <w:r w:rsidR="00750E3A">
              <w:t>.</w:t>
            </w:r>
          </w:p>
        </w:tc>
      </w:tr>
      <w:tr w:rsidR="00DA7BB0" w14:paraId="5F40899F" w14:textId="77777777" w:rsidTr="00DA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0D695C0C" w14:textId="75ED2C02" w:rsidR="00DA7BB0" w:rsidRDefault="00DA7BB0" w:rsidP="00DA7BB0">
            <w:r>
              <w:t>WTW vGrid</w:t>
            </w:r>
          </w:p>
        </w:tc>
        <w:tc>
          <w:tcPr>
            <w:tcW w:w="3568" w:type="dxa"/>
          </w:tcPr>
          <w:p w14:paraId="1DFCFC79" w14:textId="34F2BE6D" w:rsidR="00DA7BB0" w:rsidRDefault="00390FD6" w:rsidP="00266FF7">
            <w:pPr>
              <w:jc w:val="left"/>
              <w:cnfStyle w:val="000000100000" w:firstRow="0" w:lastRow="0" w:firstColumn="0" w:lastColumn="0" w:oddVBand="0" w:evenVBand="0" w:oddHBand="1" w:evenHBand="0" w:firstRowFirstColumn="0" w:firstRowLastColumn="0" w:lastRowFirstColumn="0" w:lastRowLastColumn="0"/>
            </w:pPr>
            <w:r>
              <w:t>SaaS component t</w:t>
            </w:r>
            <w:r w:rsidR="00215898">
              <w:t xml:space="preserve">o provide </w:t>
            </w:r>
            <w:r>
              <w:t>flexible</w:t>
            </w:r>
            <w:r w:rsidR="00764CD8">
              <w:t xml:space="preserve"> and highly </w:t>
            </w:r>
            <w:r w:rsidR="00215898">
              <w:t xml:space="preserve">scalable compute </w:t>
            </w:r>
            <w:r w:rsidR="00764CD8">
              <w:t>capability for the Capital Model simulation</w:t>
            </w:r>
            <w:r w:rsidR="00750E3A">
              <w:t>.</w:t>
            </w:r>
          </w:p>
        </w:tc>
        <w:tc>
          <w:tcPr>
            <w:tcW w:w="2907" w:type="dxa"/>
          </w:tcPr>
          <w:p w14:paraId="0D6E65B5" w14:textId="62E28051" w:rsidR="00DA7BB0" w:rsidRDefault="00390FD6" w:rsidP="00266FF7">
            <w:pPr>
              <w:jc w:val="left"/>
              <w:cnfStyle w:val="000000100000" w:firstRow="0" w:lastRow="0" w:firstColumn="0" w:lastColumn="0" w:oddVBand="0" w:evenVBand="0" w:oddHBand="1" w:evenHBand="0" w:firstRowFirstColumn="0" w:firstRowLastColumn="0" w:lastRowFirstColumn="0" w:lastRowLastColumn="0"/>
            </w:pPr>
            <w:r>
              <w:t>None</w:t>
            </w:r>
          </w:p>
        </w:tc>
      </w:tr>
      <w:tr w:rsidR="006C196F" w14:paraId="3682AAC3" w14:textId="77777777" w:rsidTr="00DA7BB0">
        <w:trPr>
          <w:ins w:id="254" w:author="Surani, Arvind" w:date="2019-05-17T14:13:00Z"/>
        </w:trPr>
        <w:tc>
          <w:tcPr>
            <w:cnfStyle w:val="001000000000" w:firstRow="0" w:lastRow="0" w:firstColumn="1" w:lastColumn="0" w:oddVBand="0" w:evenVBand="0" w:oddHBand="0" w:evenHBand="0" w:firstRowFirstColumn="0" w:firstRowLastColumn="0" w:lastRowFirstColumn="0" w:lastRowLastColumn="0"/>
            <w:tcW w:w="2480" w:type="dxa"/>
          </w:tcPr>
          <w:p w14:paraId="30238B35" w14:textId="7F9AAE09" w:rsidR="006C196F" w:rsidRDefault="002134F5" w:rsidP="00DA7BB0">
            <w:pPr>
              <w:rPr>
                <w:ins w:id="255" w:author="Surani, Arvind" w:date="2019-05-17T14:13:00Z"/>
              </w:rPr>
            </w:pPr>
            <w:ins w:id="256" w:author="Surani, Arvind" w:date="2019-05-17T14:13:00Z">
              <w:r>
                <w:t>WTW Licence Server</w:t>
              </w:r>
            </w:ins>
          </w:p>
        </w:tc>
        <w:tc>
          <w:tcPr>
            <w:tcW w:w="3568" w:type="dxa"/>
          </w:tcPr>
          <w:p w14:paraId="5EA04286" w14:textId="188C97A1" w:rsidR="006C196F" w:rsidRDefault="002134F5" w:rsidP="00266FF7">
            <w:pPr>
              <w:jc w:val="left"/>
              <w:cnfStyle w:val="000000000000" w:firstRow="0" w:lastRow="0" w:firstColumn="0" w:lastColumn="0" w:oddVBand="0" w:evenVBand="0" w:oddHBand="0" w:evenHBand="0" w:firstRowFirstColumn="0" w:firstRowLastColumn="0" w:lastRowFirstColumn="0" w:lastRowLastColumn="0"/>
              <w:rPr>
                <w:ins w:id="257" w:author="Surani, Arvind" w:date="2019-05-17T14:13:00Z"/>
              </w:rPr>
            </w:pPr>
            <w:ins w:id="258" w:author="Surani, Arvind" w:date="2019-05-17T14:13:00Z">
              <w:r>
                <w:t xml:space="preserve">SaaS component that validates </w:t>
              </w:r>
            </w:ins>
            <w:ins w:id="259" w:author="Surani, Arvind" w:date="2019-05-17T14:14:00Z">
              <w:r>
                <w:t xml:space="preserve">RAFM licences that are </w:t>
              </w:r>
            </w:ins>
            <w:ins w:id="260" w:author="Surani, Arvind" w:date="2019-05-17T14:15:00Z">
              <w:r>
                <w:t>deployed on RAFM Execution Servers and RAFM Workstations.</w:t>
              </w:r>
            </w:ins>
          </w:p>
        </w:tc>
        <w:tc>
          <w:tcPr>
            <w:tcW w:w="2907" w:type="dxa"/>
          </w:tcPr>
          <w:p w14:paraId="4524F974" w14:textId="5DA6CB2D" w:rsidR="006C196F" w:rsidRDefault="002134F5" w:rsidP="00266FF7">
            <w:pPr>
              <w:jc w:val="left"/>
              <w:cnfStyle w:val="000000000000" w:firstRow="0" w:lastRow="0" w:firstColumn="0" w:lastColumn="0" w:oddVBand="0" w:evenVBand="0" w:oddHBand="0" w:evenHBand="0" w:firstRowFirstColumn="0" w:firstRowLastColumn="0" w:lastRowFirstColumn="0" w:lastRowLastColumn="0"/>
              <w:rPr>
                <w:ins w:id="261" w:author="Surani, Arvind" w:date="2019-05-17T14:13:00Z"/>
              </w:rPr>
            </w:pPr>
            <w:ins w:id="262" w:author="Surani, Arvind" w:date="2019-05-17T14:13:00Z">
              <w:r>
                <w:t>None</w:t>
              </w:r>
            </w:ins>
          </w:p>
        </w:tc>
      </w:tr>
      <w:tr w:rsidR="00DA7BB0" w14:paraId="57568D82" w14:textId="77777777" w:rsidTr="00DA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6DDDCE01" w14:textId="21CE98AD" w:rsidR="00DA7BB0" w:rsidRDefault="00896C29" w:rsidP="00DA7BB0">
            <w:r>
              <w:t>RAFM Execution Servers</w:t>
            </w:r>
          </w:p>
        </w:tc>
        <w:tc>
          <w:tcPr>
            <w:tcW w:w="3568" w:type="dxa"/>
          </w:tcPr>
          <w:p w14:paraId="7134F5D2" w14:textId="3C6A5F68" w:rsidR="00DA7BB0" w:rsidRDefault="00390FD6" w:rsidP="00266FF7">
            <w:pPr>
              <w:jc w:val="left"/>
              <w:cnfStyle w:val="000000100000" w:firstRow="0" w:lastRow="0" w:firstColumn="0" w:lastColumn="0" w:oddVBand="0" w:evenVBand="0" w:oddHBand="1" w:evenHBand="0" w:firstRowFirstColumn="0" w:firstRowLastColumn="0" w:lastRowFirstColumn="0" w:lastRowLastColumn="0"/>
            </w:pPr>
            <w:r>
              <w:t>To enable the ICM interface to integrate with WTW vGrid</w:t>
            </w:r>
            <w:r w:rsidR="00750E3A">
              <w:t>.</w:t>
            </w:r>
            <w:r w:rsidR="00F24391">
              <w:t xml:space="preserve"> Will host SecondFloor RAFM agent and WTW RAFM TaskRunner.</w:t>
            </w:r>
          </w:p>
        </w:tc>
        <w:tc>
          <w:tcPr>
            <w:tcW w:w="2907" w:type="dxa"/>
          </w:tcPr>
          <w:p w14:paraId="17C76411" w14:textId="058A3145" w:rsidR="00DA7BB0" w:rsidRDefault="00390FD6" w:rsidP="00266FF7">
            <w:pPr>
              <w:jc w:val="left"/>
              <w:cnfStyle w:val="000000100000" w:firstRow="0" w:lastRow="0" w:firstColumn="0" w:lastColumn="0" w:oddVBand="0" w:evenVBand="0" w:oddHBand="1" w:evenHBand="0" w:firstRowFirstColumn="0" w:firstRowLastColumn="0" w:lastRowFirstColumn="0" w:lastRowLastColumn="0"/>
            </w:pPr>
            <w:r>
              <w:t>None</w:t>
            </w:r>
          </w:p>
        </w:tc>
      </w:tr>
      <w:tr w:rsidR="00896C29" w14:paraId="5D874F07" w14:textId="77777777" w:rsidTr="00DA7BB0">
        <w:tc>
          <w:tcPr>
            <w:cnfStyle w:val="001000000000" w:firstRow="0" w:lastRow="0" w:firstColumn="1" w:lastColumn="0" w:oddVBand="0" w:evenVBand="0" w:oddHBand="0" w:evenHBand="0" w:firstRowFirstColumn="0" w:firstRowLastColumn="0" w:lastRowFirstColumn="0" w:lastRowLastColumn="0"/>
            <w:tcW w:w="2480" w:type="dxa"/>
          </w:tcPr>
          <w:p w14:paraId="5BF13500" w14:textId="2B512A3C" w:rsidR="00896C29" w:rsidRDefault="00896C29" w:rsidP="00896C29">
            <w:r>
              <w:t>RCT</w:t>
            </w:r>
          </w:p>
        </w:tc>
        <w:tc>
          <w:tcPr>
            <w:tcW w:w="3568" w:type="dxa"/>
          </w:tcPr>
          <w:p w14:paraId="4F8B2015" w14:textId="4DD01162" w:rsidR="00896C29" w:rsidRDefault="00896C29" w:rsidP="00266FF7">
            <w:pPr>
              <w:jc w:val="left"/>
              <w:cnfStyle w:val="000000000000" w:firstRow="0" w:lastRow="0" w:firstColumn="0" w:lastColumn="0" w:oddVBand="0" w:evenVBand="0" w:oddHBand="0" w:evenHBand="0" w:firstRowFirstColumn="0" w:firstRowLastColumn="0" w:lastRowFirstColumn="0" w:lastRowLastColumn="0"/>
            </w:pPr>
            <w:r>
              <w:t xml:space="preserve">Production </w:t>
            </w:r>
            <w:r w:rsidR="00207D0F">
              <w:t>of final</w:t>
            </w:r>
            <w:r>
              <w:t xml:space="preserve"> balance sheet reports</w:t>
            </w:r>
            <w:r w:rsidR="00750E3A">
              <w:t>.</w:t>
            </w:r>
          </w:p>
        </w:tc>
        <w:tc>
          <w:tcPr>
            <w:tcW w:w="2907" w:type="dxa"/>
          </w:tcPr>
          <w:p w14:paraId="275AB2BA" w14:textId="3AA2CA4C" w:rsidR="00896C29" w:rsidRDefault="00896C29" w:rsidP="00266FF7">
            <w:pPr>
              <w:jc w:val="left"/>
              <w:cnfStyle w:val="000000000000" w:firstRow="0" w:lastRow="0" w:firstColumn="0" w:lastColumn="0" w:oddVBand="0" w:evenVBand="0" w:oddHBand="0" w:evenHBand="0" w:firstRowFirstColumn="0" w:firstRowLastColumn="0" w:lastRowFirstColumn="0" w:lastRowLastColumn="0"/>
            </w:pPr>
            <w:r>
              <w:t xml:space="preserve">System will be </w:t>
            </w:r>
            <w:r w:rsidR="00BB6A4F">
              <w:t xml:space="preserve"> a new instance that is modified to meet updated requirements.</w:t>
            </w:r>
          </w:p>
        </w:tc>
      </w:tr>
    </w:tbl>
    <w:p w14:paraId="23A8B82B" w14:textId="27E86139" w:rsidR="00D60FA1" w:rsidRDefault="00D60FA1" w:rsidP="00F8606D"/>
    <w:p w14:paraId="18E69483" w14:textId="777D3805" w:rsidR="001D0290" w:rsidRDefault="00896C29" w:rsidP="00F8606D">
      <w:r>
        <w:t>The diagram on the following page provides a high</w:t>
      </w:r>
      <w:r w:rsidR="00040B18">
        <w:t>-</w:t>
      </w:r>
      <w:r>
        <w:t>level view of the components with data flows.</w:t>
      </w:r>
    </w:p>
    <w:p w14:paraId="7AA6025A" w14:textId="4DB54163" w:rsidR="00896C29" w:rsidRDefault="00896C29" w:rsidP="00F8606D"/>
    <w:p w14:paraId="7D5EC254" w14:textId="77777777" w:rsidR="00896C29" w:rsidRDefault="00896C29" w:rsidP="00F8606D">
      <w:pPr>
        <w:sectPr w:rsidR="00896C29" w:rsidSect="00EE672C">
          <w:pgSz w:w="11906" w:h="16838"/>
          <w:pgMar w:top="1135" w:right="1797" w:bottom="1440" w:left="1134" w:header="284" w:footer="91" w:gutter="0"/>
          <w:cols w:space="720"/>
          <w:docGrid w:linePitch="272"/>
        </w:sectPr>
      </w:pPr>
    </w:p>
    <w:p w14:paraId="451D7631" w14:textId="26095B2F" w:rsidR="00125E5C" w:rsidRDefault="00125E5C" w:rsidP="00365842">
      <w:pPr>
        <w:rPr>
          <w:noProof/>
        </w:rPr>
      </w:pPr>
    </w:p>
    <w:p w14:paraId="7EBED239" w14:textId="77777777" w:rsidR="00125E5C" w:rsidRDefault="00125E5C" w:rsidP="00365842">
      <w:pPr>
        <w:rPr>
          <w:noProof/>
        </w:rPr>
      </w:pPr>
    </w:p>
    <w:p w14:paraId="40CEB007" w14:textId="0210446B" w:rsidR="0018069B" w:rsidRDefault="00125E5C" w:rsidP="00365842">
      <w:r>
        <w:rPr>
          <w:noProof/>
        </w:rPr>
        <w:drawing>
          <wp:inline distT="0" distB="0" distL="0" distR="0" wp14:anchorId="3AD944D6" wp14:editId="4DCB79CE">
            <wp:extent cx="8981411" cy="51567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29786" cy="5184566"/>
                    </a:xfrm>
                    <a:prstGeom prst="rect">
                      <a:avLst/>
                    </a:prstGeom>
                    <a:noFill/>
                    <a:ln>
                      <a:noFill/>
                    </a:ln>
                  </pic:spPr>
                </pic:pic>
              </a:graphicData>
            </a:graphic>
          </wp:inline>
        </w:drawing>
      </w:r>
    </w:p>
    <w:p w14:paraId="1775F00C" w14:textId="6B0B14F3" w:rsidR="00896C29" w:rsidRDefault="00896C29" w:rsidP="00F8606D">
      <w:pPr>
        <w:sectPr w:rsidR="00896C29" w:rsidSect="00896C29">
          <w:pgSz w:w="16838" w:h="11906" w:orient="landscape"/>
          <w:pgMar w:top="1134" w:right="1135" w:bottom="1797" w:left="1440" w:header="284" w:footer="91" w:gutter="0"/>
          <w:cols w:space="720"/>
          <w:docGrid w:linePitch="272"/>
        </w:sectPr>
      </w:pPr>
    </w:p>
    <w:p w14:paraId="145FF43D" w14:textId="2EB4BDD4" w:rsidR="007B0039" w:rsidRPr="006B462C" w:rsidRDefault="00976380" w:rsidP="00266FF7">
      <w:pPr>
        <w:pStyle w:val="Heading2"/>
        <w:ind w:hanging="508"/>
        <w:rPr>
          <w:rStyle w:val="Heading2Char"/>
          <w:b/>
        </w:rPr>
      </w:pPr>
      <w:bookmarkStart w:id="263" w:name="_Toc371340498"/>
      <w:bookmarkStart w:id="264" w:name="_Toc371340499"/>
      <w:bookmarkStart w:id="265" w:name="_Toc371340500"/>
      <w:bookmarkStart w:id="266" w:name="_Toc371340501"/>
      <w:bookmarkStart w:id="267" w:name="_Toc371340502"/>
      <w:bookmarkStart w:id="268" w:name="_Toc4146992"/>
      <w:bookmarkEnd w:id="263"/>
      <w:bookmarkEnd w:id="264"/>
      <w:bookmarkEnd w:id="265"/>
      <w:bookmarkEnd w:id="266"/>
      <w:bookmarkEnd w:id="267"/>
      <w:r>
        <w:rPr>
          <w:rStyle w:val="Heading2Char"/>
          <w:b/>
        </w:rPr>
        <w:lastRenderedPageBreak/>
        <w:t>RAFM Execution Server Components</w:t>
      </w:r>
      <w:bookmarkEnd w:id="268"/>
    </w:p>
    <w:p w14:paraId="0E945460" w14:textId="1ECEA428" w:rsidR="00A00A9E" w:rsidRDefault="00A00A9E" w:rsidP="00291DCA">
      <w:pPr>
        <w:spacing w:before="0" w:after="0"/>
        <w:jc w:val="left"/>
      </w:pPr>
    </w:p>
    <w:p w14:paraId="787C5C2F" w14:textId="37CB76C6" w:rsidR="00976380" w:rsidRDefault="00896C29" w:rsidP="00665380">
      <w:pPr>
        <w:spacing w:before="0" w:after="0"/>
      </w:pPr>
      <w:r>
        <w:t xml:space="preserve">The diagram on the following page provides further detail on the components within the RAFM execution server. </w:t>
      </w:r>
      <w:r w:rsidR="00F12EBE">
        <w:t>This includes</w:t>
      </w:r>
      <w:r>
        <w:t xml:space="preserve"> a </w:t>
      </w:r>
      <w:r w:rsidR="00F12EBE">
        <w:t xml:space="preserve">detailed </w:t>
      </w:r>
      <w:r>
        <w:t>view of the data flows between the RAFM execution server</w:t>
      </w:r>
      <w:r w:rsidR="00AA4A37">
        <w:t xml:space="preserve">, ICM </w:t>
      </w:r>
      <w:r w:rsidR="00B45D0A">
        <w:t>interface</w:t>
      </w:r>
      <w:r w:rsidR="00AA4A37">
        <w:t xml:space="preserve"> and WTW </w:t>
      </w:r>
      <w:r w:rsidR="00F12EBE">
        <w:t xml:space="preserve">services </w:t>
      </w:r>
      <w:r w:rsidR="00AA4A37">
        <w:t>(vGrid, licence server).</w:t>
      </w:r>
    </w:p>
    <w:p w14:paraId="6CCCC843" w14:textId="072BA150" w:rsidR="00AA4A37" w:rsidRDefault="00AA4A37" w:rsidP="00665380">
      <w:pPr>
        <w:spacing w:before="0" w:after="0"/>
      </w:pPr>
    </w:p>
    <w:p w14:paraId="150269DF" w14:textId="37BE7267" w:rsidR="00F12EBE" w:rsidRDefault="00F12EBE" w:rsidP="00665380">
      <w:pPr>
        <w:spacing w:before="0" w:after="0"/>
      </w:pPr>
      <w:r>
        <w:t xml:space="preserve">The </w:t>
      </w:r>
      <w:r w:rsidR="00D83F58">
        <w:t>SecondFloor RAFM Agent</w:t>
      </w:r>
      <w:r w:rsidR="00AE3A73">
        <w:t xml:space="preserve"> and the RAFM TaskRunner</w:t>
      </w:r>
      <w:r w:rsidR="00D83F58">
        <w:t xml:space="preserve"> </w:t>
      </w:r>
      <w:r w:rsidR="00AE3A73">
        <w:t>are</w:t>
      </w:r>
      <w:r w:rsidR="00D83F58">
        <w:t xml:space="preserve"> new component</w:t>
      </w:r>
      <w:r w:rsidR="00AE3A73">
        <w:t>s</w:t>
      </w:r>
      <w:r w:rsidR="00C22236">
        <w:t xml:space="preserve">. The infrastructure design for the RAFM execution servers both in terms of quantity of server and their specification, </w:t>
      </w:r>
      <w:r w:rsidR="00AE3A73">
        <w:t>has</w:t>
      </w:r>
      <w:r w:rsidR="00C22236">
        <w:t xml:space="preserve"> be</w:t>
      </w:r>
      <w:r w:rsidR="00AE3A73">
        <w:t>en</w:t>
      </w:r>
      <w:r w:rsidR="00C22236">
        <w:t xml:space="preserve"> informed by the following:</w:t>
      </w:r>
    </w:p>
    <w:p w14:paraId="65E8DF59" w14:textId="31CD53FE" w:rsidR="00C22236" w:rsidRDefault="00C22236" w:rsidP="00665380">
      <w:pPr>
        <w:spacing w:before="0" w:after="0"/>
      </w:pPr>
    </w:p>
    <w:p w14:paraId="0F4C6D1F" w14:textId="11C5535D" w:rsidR="00C22236" w:rsidRDefault="00C22236" w:rsidP="00665380">
      <w:pPr>
        <w:pStyle w:val="ListParagraph"/>
        <w:numPr>
          <w:ilvl w:val="0"/>
          <w:numId w:val="83"/>
        </w:numPr>
        <w:spacing w:before="0" w:after="0"/>
      </w:pPr>
      <w:r>
        <w:t>CPU / Memory consumption of SecondFloor RAFM Agent</w:t>
      </w:r>
    </w:p>
    <w:p w14:paraId="78A98CCF" w14:textId="27D6FF5F" w:rsidR="00C22236" w:rsidRDefault="00C22236" w:rsidP="00665380">
      <w:pPr>
        <w:pStyle w:val="ListParagraph"/>
        <w:numPr>
          <w:ilvl w:val="0"/>
          <w:numId w:val="83"/>
        </w:numPr>
        <w:spacing w:before="0" w:after="0"/>
      </w:pPr>
      <w:r>
        <w:t>CPU / Memory consumption of RAFM TaskRunner</w:t>
      </w:r>
    </w:p>
    <w:p w14:paraId="7E0FADBC" w14:textId="4D032D3D" w:rsidR="00C22236" w:rsidRDefault="00C22236" w:rsidP="00665380">
      <w:pPr>
        <w:pStyle w:val="ListParagraph"/>
        <w:numPr>
          <w:ilvl w:val="0"/>
          <w:numId w:val="83"/>
        </w:numPr>
        <w:spacing w:before="0" w:after="0"/>
      </w:pPr>
      <w:r>
        <w:t xml:space="preserve">Required number of concurrent vGrid Runs </w:t>
      </w:r>
    </w:p>
    <w:p w14:paraId="6AD4053A" w14:textId="07D5544C" w:rsidR="00C22236" w:rsidRDefault="00C22236" w:rsidP="00665380">
      <w:pPr>
        <w:pStyle w:val="ListParagraph"/>
        <w:numPr>
          <w:ilvl w:val="0"/>
          <w:numId w:val="83"/>
        </w:numPr>
        <w:spacing w:before="0" w:after="0"/>
      </w:pPr>
      <w:r>
        <w:t>Requirement for high availability</w:t>
      </w:r>
    </w:p>
    <w:p w14:paraId="5A1BD43A" w14:textId="1CA6AFAC" w:rsidR="00C22236" w:rsidRDefault="00C22236" w:rsidP="00665380">
      <w:pPr>
        <w:spacing w:before="0" w:after="0"/>
      </w:pPr>
    </w:p>
    <w:p w14:paraId="41AE0BB0" w14:textId="511E1C32" w:rsidR="00C22236" w:rsidRDefault="00FA6B92" w:rsidP="00665380">
      <w:pPr>
        <w:spacing w:before="0" w:after="0"/>
      </w:pPr>
      <w:r>
        <w:t xml:space="preserve">WTW have </w:t>
      </w:r>
      <w:r w:rsidR="00665380">
        <w:t>determined</w:t>
      </w:r>
      <w:r>
        <w:t xml:space="preserve"> that RAFM TaskRunner has a peak memory consumption of 250MB, for a production sized </w:t>
      </w:r>
      <w:r w:rsidR="00040B18">
        <w:t>r</w:t>
      </w:r>
      <w:r>
        <w:t xml:space="preserve">un. </w:t>
      </w:r>
      <w:r w:rsidR="00665380">
        <w:t>The RAFM TaskRunner runs an ETL (</w:t>
      </w:r>
      <w:r w:rsidR="00623E6C">
        <w:t>Extract</w:t>
      </w:r>
      <w:r w:rsidR="00665380">
        <w:t>, Transform, Load) process to send files to the vGrid service. A single vGrid Run, requires multiple files to be used, however a CPU core is required for each ETL process. Therefore, the concurrent number of ETL processes is bounded by the number of cores on the RAFM execution server.</w:t>
      </w:r>
    </w:p>
    <w:p w14:paraId="71BA0AD2" w14:textId="093E00DF" w:rsidR="004E1E89" w:rsidRDefault="004E1E89" w:rsidP="00665380">
      <w:pPr>
        <w:spacing w:before="0" w:after="0"/>
      </w:pPr>
    </w:p>
    <w:p w14:paraId="2AB411C0" w14:textId="4C347A84" w:rsidR="004E1E89" w:rsidRDefault="004E1E89" w:rsidP="00665380">
      <w:pPr>
        <w:spacing w:before="0" w:after="0"/>
      </w:pPr>
      <w:r>
        <w:t xml:space="preserve">The SecondFloor RAFM Agent will be </w:t>
      </w:r>
      <w:r w:rsidR="00C138C9">
        <w:t>required to invoke RAFM TaskRunner, through a command line interface. In addition, the RAFM Agent will also be required to save all returned data from the vGrid Run, in the ICM interface database.</w:t>
      </w:r>
      <w:r w:rsidR="0045372B">
        <w:t xml:space="preserve"> SecondFloor have estimated that 3 cores and 3GB of RAM will be required for the RAFM Agent to process 4 concurrent runs.</w:t>
      </w:r>
    </w:p>
    <w:p w14:paraId="144CEBED" w14:textId="7428B146" w:rsidR="002F1C56" w:rsidRDefault="002F1C56" w:rsidP="00665380">
      <w:pPr>
        <w:spacing w:before="0" w:after="0"/>
      </w:pPr>
    </w:p>
    <w:p w14:paraId="5825AEAF" w14:textId="4B0CE9C2" w:rsidR="002F1C56" w:rsidRDefault="002F1C56" w:rsidP="00665380">
      <w:pPr>
        <w:spacing w:before="0" w:after="0"/>
      </w:pPr>
      <w:r>
        <w:t xml:space="preserve">The design </w:t>
      </w:r>
      <w:r w:rsidR="001F139A">
        <w:t>for the production execution servers is detailed as follows:</w:t>
      </w:r>
    </w:p>
    <w:p w14:paraId="7CA7EFFC" w14:textId="51AE8D75" w:rsidR="001F139A" w:rsidRDefault="001F139A" w:rsidP="00665380">
      <w:pPr>
        <w:spacing w:before="0" w:after="0"/>
      </w:pPr>
    </w:p>
    <w:p w14:paraId="3075A589" w14:textId="4A095B18" w:rsidR="001F139A" w:rsidRDefault="001F139A" w:rsidP="001F139A">
      <w:pPr>
        <w:pStyle w:val="ListParagraph"/>
        <w:numPr>
          <w:ilvl w:val="0"/>
          <w:numId w:val="85"/>
        </w:numPr>
        <w:spacing w:before="0" w:after="0"/>
      </w:pPr>
      <w:r>
        <w:t>2 servers Woking data centre (active), 2 servers Hayes data centre (passive)</w:t>
      </w:r>
    </w:p>
    <w:p w14:paraId="63F87EB5" w14:textId="14D6E37C" w:rsidR="001F139A" w:rsidRDefault="001F139A" w:rsidP="00266FF7">
      <w:pPr>
        <w:pStyle w:val="ListParagraph"/>
        <w:numPr>
          <w:ilvl w:val="0"/>
          <w:numId w:val="85"/>
        </w:numPr>
        <w:spacing w:before="0" w:after="0"/>
      </w:pPr>
      <w:r>
        <w:t xml:space="preserve">12 cores </w:t>
      </w:r>
      <w:r w:rsidR="00F722CE">
        <w:t xml:space="preserve">of CPU </w:t>
      </w:r>
      <w:r>
        <w:t>processing</w:t>
      </w:r>
      <w:r w:rsidR="00F722CE">
        <w:t xml:space="preserve"> power</w:t>
      </w:r>
      <w:r>
        <w:t>, 64GB RAM memory for each se</w:t>
      </w:r>
      <w:r w:rsidR="007E23CA">
        <w:t>r</w:t>
      </w:r>
      <w:r>
        <w:t>ver</w:t>
      </w:r>
    </w:p>
    <w:p w14:paraId="07D08E19" w14:textId="0B75A8D8" w:rsidR="00C046A3" w:rsidRDefault="00C046A3" w:rsidP="00665380">
      <w:pPr>
        <w:spacing w:before="0" w:after="0"/>
      </w:pPr>
    </w:p>
    <w:p w14:paraId="79624DC4" w14:textId="77777777" w:rsidR="001E7C4B" w:rsidRDefault="00F722CE" w:rsidP="00665380">
      <w:pPr>
        <w:spacing w:before="0" w:after="0"/>
      </w:pPr>
      <w:r>
        <w:t>SecondFloor have provided the following detail to provide insight into the ICM application design.</w:t>
      </w:r>
    </w:p>
    <w:p w14:paraId="1671AD3D" w14:textId="77777777" w:rsidR="001E7C4B" w:rsidRDefault="001E7C4B" w:rsidP="00665380">
      <w:pPr>
        <w:spacing w:before="0" w:after="0"/>
      </w:pPr>
    </w:p>
    <w:p w14:paraId="0BFE5D19" w14:textId="1B1E2F67" w:rsidR="00F722CE" w:rsidRDefault="00F722CE" w:rsidP="00665380">
      <w:pPr>
        <w:spacing w:before="0" w:after="0"/>
      </w:pPr>
      <w:r>
        <w:t xml:space="preserve">The execution server </w:t>
      </w:r>
      <w:r w:rsidR="001E7C4B">
        <w:t>is</w:t>
      </w:r>
      <w:r>
        <w:t xml:space="preserve"> identified as a type of batch se</w:t>
      </w:r>
      <w:r w:rsidR="007E23CA">
        <w:t>r</w:t>
      </w:r>
      <w:r>
        <w:t>ver</w:t>
      </w:r>
      <w:r w:rsidR="001E7C4B">
        <w:t>. The</w:t>
      </w:r>
      <w:r>
        <w:t xml:space="preserve"> R</w:t>
      </w:r>
      <w:r w:rsidR="007566EE">
        <w:t xml:space="preserve">SG </w:t>
      </w:r>
      <w:r w:rsidR="00CF2A75" w:rsidRPr="00CF2A75">
        <w:t>Instructions Files</w:t>
      </w:r>
      <w:r>
        <w:t xml:space="preserve"> swimlane and Post</w:t>
      </w:r>
      <w:r w:rsidR="007566EE">
        <w:t xml:space="preserve"> </w:t>
      </w:r>
      <w:r>
        <w:t>Processi</w:t>
      </w:r>
      <w:r w:rsidR="00395A2D">
        <w:t>n</w:t>
      </w:r>
      <w:r>
        <w:t>g swimlan</w:t>
      </w:r>
      <w:r w:rsidR="00CF2A75">
        <w:t>e</w:t>
      </w:r>
      <w:r>
        <w:t>, are also identified as batch servers.</w:t>
      </w:r>
    </w:p>
    <w:p w14:paraId="7787A437" w14:textId="29B3CF6A" w:rsidR="00F722CE" w:rsidRDefault="00F722CE" w:rsidP="00665380">
      <w:pPr>
        <w:spacing w:before="0" w:after="0"/>
      </w:pPr>
    </w:p>
    <w:p w14:paraId="72578CA4" w14:textId="2298B8C1" w:rsidR="00F722CE" w:rsidRDefault="00F722CE" w:rsidP="00F722CE">
      <w:pPr>
        <w:spacing w:before="0" w:after="0"/>
      </w:pPr>
      <w:r>
        <w:t>All batch servers announce themselves to the ICM web server du</w:t>
      </w:r>
      <w:r w:rsidR="00395A2D">
        <w:t>r</w:t>
      </w:r>
      <w:r>
        <w:t>ing start-up. ICM keeps track of the batch servers by periodically sending hea</w:t>
      </w:r>
      <w:r w:rsidR="00395A2D">
        <w:t>r</w:t>
      </w:r>
      <w:r>
        <w:t xml:space="preserve">tbeat requests to each one of them. Each batch server responds to the heartbeat request by sending a heartbeat response. The number of batch jobs that can be run concurrently on a given batch server is specified by a configuration property and it can be different for each </w:t>
      </w:r>
      <w:r w:rsidR="005C1420">
        <w:t>batch server.</w:t>
      </w:r>
    </w:p>
    <w:p w14:paraId="26A941AC" w14:textId="77777777" w:rsidR="005C1420" w:rsidRDefault="005C1420" w:rsidP="00F722CE">
      <w:pPr>
        <w:spacing w:before="0" w:after="0"/>
      </w:pPr>
    </w:p>
    <w:p w14:paraId="462ECA09" w14:textId="4F859B0D" w:rsidR="005C1420" w:rsidRDefault="005C1420">
      <w:pPr>
        <w:spacing w:before="0" w:after="0"/>
      </w:pPr>
      <w:r>
        <w:t>The ICM application</w:t>
      </w:r>
      <w:r w:rsidR="001E7C4B">
        <w:t xml:space="preserve"> also</w:t>
      </w:r>
      <w:r>
        <w:t xml:space="preserve"> holds the number of pools available on </w:t>
      </w:r>
      <w:r w:rsidR="00395A2D">
        <w:t>vGrid and</w:t>
      </w:r>
      <w:r>
        <w:t xml:space="preserve"> manages the queue of jobs that need to be executed on vGrid. The ICM application allocates jobs to an execution ser</w:t>
      </w:r>
      <w:r w:rsidR="001E7C4B">
        <w:t>v</w:t>
      </w:r>
      <w:r>
        <w:t>er on a round robin basis and keeps track of the assignment and completion of vGrid runs.</w:t>
      </w:r>
      <w:r w:rsidR="00814AD2">
        <w:t xml:space="preserve"> </w:t>
      </w:r>
      <w:r w:rsidR="00BA4974">
        <w:t>However, if there is any breakdown of communication between RAFM TaskRunner and vGrid, the ICM application would be unaware of this failure and would assume the run was still executing.</w:t>
      </w:r>
    </w:p>
    <w:p w14:paraId="18653E9B" w14:textId="5B2C100A" w:rsidR="001E7C4B" w:rsidRDefault="001E7C4B">
      <w:pPr>
        <w:spacing w:before="0" w:after="0"/>
      </w:pPr>
    </w:p>
    <w:p w14:paraId="57D22D1A" w14:textId="68502922" w:rsidR="001E7C4B" w:rsidRDefault="001E7C4B" w:rsidP="00266FF7">
      <w:pPr>
        <w:spacing w:before="0" w:after="0"/>
        <w:sectPr w:rsidR="001E7C4B" w:rsidSect="00EE672C">
          <w:pgSz w:w="11906" w:h="16838"/>
          <w:pgMar w:top="1135" w:right="1797" w:bottom="1440" w:left="1134" w:header="284" w:footer="91" w:gutter="0"/>
          <w:cols w:space="720"/>
          <w:docGrid w:linePitch="272"/>
        </w:sectPr>
      </w:pPr>
      <w:r>
        <w:t>Testing of the execution servers</w:t>
      </w:r>
      <w:r w:rsidR="0002189D">
        <w:t xml:space="preserve"> under full load, will be used to accurately determine the number of concurrent runs that each server is able to execute.</w:t>
      </w:r>
    </w:p>
    <w:p w14:paraId="713249E0" w14:textId="3148FB01" w:rsidR="00C046A3" w:rsidRDefault="00C046A3" w:rsidP="00291DCA">
      <w:pPr>
        <w:spacing w:before="0" w:after="0"/>
        <w:jc w:val="left"/>
      </w:pPr>
    </w:p>
    <w:p w14:paraId="75BA1D7B" w14:textId="0009F950" w:rsidR="00976380" w:rsidRDefault="00976380" w:rsidP="00291DCA">
      <w:pPr>
        <w:spacing w:before="0" w:after="0"/>
        <w:jc w:val="left"/>
      </w:pPr>
    </w:p>
    <w:p w14:paraId="19AE2ED5" w14:textId="4A4760C5" w:rsidR="00976380" w:rsidRDefault="00976380" w:rsidP="00291DCA">
      <w:pPr>
        <w:spacing w:before="0" w:after="0"/>
        <w:jc w:val="left"/>
      </w:pPr>
    </w:p>
    <w:p w14:paraId="2F584053" w14:textId="4909E6EB" w:rsidR="00976380" w:rsidRDefault="00CD346F" w:rsidP="00976380">
      <w:pPr>
        <w:spacing w:before="0" w:after="0"/>
        <w:ind w:left="-567"/>
        <w:jc w:val="left"/>
      </w:pPr>
      <w:r>
        <w:rPr>
          <w:noProof/>
        </w:rPr>
        <w:drawing>
          <wp:inline distT="0" distB="0" distL="0" distR="0" wp14:anchorId="41EBF3C6" wp14:editId="532ED7C2">
            <wp:extent cx="9275674" cy="4132069"/>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01169" cy="4143426"/>
                    </a:xfrm>
                    <a:prstGeom prst="rect">
                      <a:avLst/>
                    </a:prstGeom>
                    <a:noFill/>
                    <a:ln>
                      <a:noFill/>
                    </a:ln>
                  </pic:spPr>
                </pic:pic>
              </a:graphicData>
            </a:graphic>
          </wp:inline>
        </w:drawing>
      </w:r>
    </w:p>
    <w:p w14:paraId="0D865BC9" w14:textId="51BE40BF" w:rsidR="00C60E51" w:rsidRDefault="00C60E51" w:rsidP="00976380">
      <w:pPr>
        <w:spacing w:before="0" w:after="0"/>
        <w:ind w:left="-567"/>
        <w:jc w:val="left"/>
      </w:pPr>
    </w:p>
    <w:p w14:paraId="77D28408" w14:textId="617A43F5" w:rsidR="00C60E51" w:rsidRDefault="00C60E51" w:rsidP="00976380">
      <w:pPr>
        <w:spacing w:before="0" w:after="0"/>
        <w:ind w:left="-567"/>
        <w:jc w:val="left"/>
      </w:pPr>
    </w:p>
    <w:p w14:paraId="2A8E0A9C" w14:textId="2639DF23" w:rsidR="00C60E51" w:rsidRDefault="00C60E51" w:rsidP="00976380">
      <w:pPr>
        <w:spacing w:before="0" w:after="0"/>
        <w:ind w:left="-567"/>
        <w:jc w:val="left"/>
      </w:pPr>
    </w:p>
    <w:p w14:paraId="22CD6BC4" w14:textId="77777777" w:rsidR="00C046A3" w:rsidRDefault="00C60E51" w:rsidP="00976380">
      <w:pPr>
        <w:spacing w:before="0" w:after="0"/>
        <w:ind w:left="-567"/>
        <w:jc w:val="left"/>
        <w:sectPr w:rsidR="00C046A3" w:rsidSect="00C046A3">
          <w:pgSz w:w="16838" w:h="11906" w:orient="landscape"/>
          <w:pgMar w:top="1134" w:right="1135" w:bottom="1797" w:left="1440" w:header="284" w:footer="91" w:gutter="0"/>
          <w:cols w:space="720"/>
          <w:docGrid w:linePitch="272"/>
        </w:sectPr>
      </w:pPr>
      <w:r>
        <w:br w:type="page"/>
      </w:r>
    </w:p>
    <w:p w14:paraId="65203356" w14:textId="2A984355" w:rsidR="005C1420" w:rsidRDefault="005C1420" w:rsidP="005C1420">
      <w:pPr>
        <w:pStyle w:val="Heading2"/>
        <w:numPr>
          <w:ilvl w:val="2"/>
          <w:numId w:val="23"/>
        </w:numPr>
        <w:rPr>
          <w:rStyle w:val="Heading2Char"/>
          <w:b/>
        </w:rPr>
      </w:pPr>
      <w:bookmarkStart w:id="269" w:name="_Toc4146993"/>
      <w:r>
        <w:rPr>
          <w:rStyle w:val="Heading2Char"/>
          <w:b/>
        </w:rPr>
        <w:lastRenderedPageBreak/>
        <w:t>ICM vGrid job execution</w:t>
      </w:r>
      <w:bookmarkEnd w:id="269"/>
    </w:p>
    <w:p w14:paraId="64B8481C" w14:textId="518C30C9" w:rsidR="005C1420" w:rsidRDefault="005C1420" w:rsidP="005C1420">
      <w:pPr>
        <w:ind w:left="426"/>
      </w:pPr>
      <w:r>
        <w:t>The following</w:t>
      </w:r>
      <w:r w:rsidR="0049653A">
        <w:t xml:space="preserve"> section</w:t>
      </w:r>
      <w:r>
        <w:t xml:space="preserve"> provides the detail</w:t>
      </w:r>
      <w:r w:rsidR="0049653A">
        <w:t>ed</w:t>
      </w:r>
      <w:r>
        <w:t xml:space="preserve"> steps for the execution of a run on vGrid.</w:t>
      </w:r>
    </w:p>
    <w:p w14:paraId="3AD309FE" w14:textId="0A3864AB" w:rsidR="005C1420" w:rsidRPr="00266FF7" w:rsidRDefault="005C1420" w:rsidP="005C1420">
      <w:pPr>
        <w:ind w:left="426"/>
        <w:rPr>
          <w:b/>
        </w:rPr>
      </w:pPr>
      <w:r w:rsidRPr="00266FF7">
        <w:rPr>
          <w:b/>
        </w:rPr>
        <w:t xml:space="preserve">ICM </w:t>
      </w:r>
      <w:r w:rsidR="000447A8">
        <w:rPr>
          <w:b/>
        </w:rPr>
        <w:t>w</w:t>
      </w:r>
      <w:r w:rsidRPr="00266FF7">
        <w:rPr>
          <w:b/>
        </w:rPr>
        <w:t>eb server</w:t>
      </w:r>
    </w:p>
    <w:p w14:paraId="3FC8F373" w14:textId="77777777" w:rsidR="005C1420" w:rsidRPr="00266FF7" w:rsidRDefault="005C1420" w:rsidP="005C1420">
      <w:pPr>
        <w:pStyle w:val="ListParagraph"/>
        <w:numPr>
          <w:ilvl w:val="0"/>
          <w:numId w:val="86"/>
        </w:numPr>
        <w:spacing w:before="0" w:after="0"/>
        <w:jc w:val="left"/>
        <w:rPr>
          <w:rFonts w:ascii="Calibri" w:hAnsi="Calibri" w:cs="Calibri"/>
          <w:szCs w:val="22"/>
        </w:rPr>
      </w:pPr>
      <w:r w:rsidRPr="00266FF7">
        <w:t>The user triggers a run (Assumption Set -&gt; Run)</w:t>
      </w:r>
    </w:p>
    <w:p w14:paraId="1B3069BB" w14:textId="77777777" w:rsidR="005C1420" w:rsidRPr="00266FF7" w:rsidRDefault="005C1420" w:rsidP="005C1420">
      <w:pPr>
        <w:pStyle w:val="ListParagraph"/>
        <w:numPr>
          <w:ilvl w:val="0"/>
          <w:numId w:val="86"/>
        </w:numPr>
        <w:spacing w:before="0" w:after="0"/>
        <w:jc w:val="left"/>
      </w:pPr>
      <w:r w:rsidRPr="00266FF7">
        <w:t>The run is saved in the database and marked as queued</w:t>
      </w:r>
    </w:p>
    <w:p w14:paraId="2B54F471" w14:textId="49E1556F" w:rsidR="005C1420" w:rsidRDefault="005C1420" w:rsidP="005C1420">
      <w:pPr>
        <w:pStyle w:val="ListParagraph"/>
        <w:numPr>
          <w:ilvl w:val="0"/>
          <w:numId w:val="86"/>
        </w:numPr>
        <w:spacing w:before="0" w:after="0"/>
        <w:jc w:val="left"/>
      </w:pPr>
      <w:r w:rsidRPr="00266FF7">
        <w:t>ICM queries the database periodically and makes a list of all queued runs</w:t>
      </w:r>
      <w:r w:rsidR="000C0768">
        <w:t>, detailed as follows</w:t>
      </w:r>
    </w:p>
    <w:p w14:paraId="0FE7298D" w14:textId="770BB554" w:rsidR="003B37C0" w:rsidRDefault="000C0768" w:rsidP="003B37C0">
      <w:pPr>
        <w:pStyle w:val="ListParagraph"/>
        <w:numPr>
          <w:ilvl w:val="1"/>
          <w:numId w:val="86"/>
        </w:numPr>
        <w:spacing w:before="0" w:after="0"/>
        <w:jc w:val="left"/>
      </w:pPr>
      <w:r>
        <w:t>RAFM calculation engine supports RAFM runs through TaskRunner and comprises of Assumption Set runs and RSG Standalone runs</w:t>
      </w:r>
    </w:p>
    <w:p w14:paraId="47ACC99B" w14:textId="31E3FFD6" w:rsidR="000C0768" w:rsidRDefault="000C0768" w:rsidP="003B37C0">
      <w:pPr>
        <w:pStyle w:val="ListParagraph"/>
        <w:numPr>
          <w:ilvl w:val="1"/>
          <w:numId w:val="86"/>
        </w:numPr>
        <w:spacing w:before="0" w:after="0"/>
        <w:jc w:val="left"/>
      </w:pPr>
      <w:r>
        <w:t xml:space="preserve">RSG </w:t>
      </w:r>
      <w:del w:id="270" w:author="Surani, Arvind" w:date="2019-05-17T15:05:00Z">
        <w:r w:rsidDel="00D5506B">
          <w:delText xml:space="preserve">calculation </w:delText>
        </w:r>
      </w:del>
      <w:r>
        <w:t>engine supports generation of the RSG Instruction set in csv format and comprises of Scenario Assumption Set runs.</w:t>
      </w:r>
    </w:p>
    <w:p w14:paraId="12DA8F69" w14:textId="29BBEA82" w:rsidR="000C0768" w:rsidRPr="00266FF7" w:rsidRDefault="000C0768" w:rsidP="00C631EE">
      <w:pPr>
        <w:pStyle w:val="ListParagraph"/>
        <w:numPr>
          <w:ilvl w:val="1"/>
          <w:numId w:val="86"/>
        </w:numPr>
        <w:spacing w:before="0" w:after="0"/>
        <w:jc w:val="left"/>
      </w:pPr>
      <w:r>
        <w:t>Post Processing calculation engine which at present comprises of BU trimmed reports</w:t>
      </w:r>
    </w:p>
    <w:p w14:paraId="75324DCB" w14:textId="64976D7F" w:rsidR="005C1420" w:rsidRPr="00266FF7" w:rsidRDefault="005C1420" w:rsidP="005C1420">
      <w:pPr>
        <w:pStyle w:val="ListParagraph"/>
        <w:numPr>
          <w:ilvl w:val="0"/>
          <w:numId w:val="86"/>
        </w:numPr>
        <w:spacing w:before="0" w:after="0"/>
        <w:jc w:val="left"/>
      </w:pPr>
      <w:r w:rsidRPr="00266FF7">
        <w:t>ICM sorts the list of queued runs by creation time and by the business unit that triggered the run</w:t>
      </w:r>
      <w:r w:rsidR="000C0768">
        <w:t xml:space="preserve"> (i.e. GHO, PCA, JNL)</w:t>
      </w:r>
    </w:p>
    <w:p w14:paraId="25DF4E2C" w14:textId="6E06F4F7" w:rsidR="005C1420" w:rsidRPr="00266FF7" w:rsidRDefault="005C1420" w:rsidP="005C1420">
      <w:pPr>
        <w:pStyle w:val="ListParagraph"/>
        <w:numPr>
          <w:ilvl w:val="0"/>
          <w:numId w:val="86"/>
        </w:numPr>
        <w:spacing w:before="0" w:after="0"/>
        <w:jc w:val="left"/>
      </w:pPr>
      <w:r w:rsidRPr="00266FF7">
        <w:t>ICM cycles through this list and for each run it</w:t>
      </w:r>
      <w:r w:rsidR="0049653A">
        <w:t xml:space="preserve"> carries out the following</w:t>
      </w:r>
      <w:r w:rsidRPr="00266FF7">
        <w:t>:</w:t>
      </w:r>
    </w:p>
    <w:p w14:paraId="02C6B758" w14:textId="4A1AED7B" w:rsidR="005C1420" w:rsidRPr="00266FF7" w:rsidRDefault="0049653A" w:rsidP="005C1420">
      <w:pPr>
        <w:pStyle w:val="ListParagraph"/>
        <w:numPr>
          <w:ilvl w:val="1"/>
          <w:numId w:val="86"/>
        </w:numPr>
        <w:spacing w:before="0" w:after="0"/>
        <w:jc w:val="left"/>
      </w:pPr>
      <w:r>
        <w:t>Attempts</w:t>
      </w:r>
      <w:r w:rsidR="005C1420" w:rsidRPr="00266FF7">
        <w:t xml:space="preserve"> to find </w:t>
      </w:r>
      <w:r w:rsidR="004E3063" w:rsidRPr="005C1420">
        <w:t>a</w:t>
      </w:r>
      <w:r w:rsidR="005C1420" w:rsidRPr="00266FF7">
        <w:t xml:space="preserve"> batch server that can be used for this run. A batch server can be used for a given run if:</w:t>
      </w:r>
    </w:p>
    <w:p w14:paraId="1C7457C7" w14:textId="77777777" w:rsidR="005C1420" w:rsidRPr="00266FF7" w:rsidRDefault="005C1420" w:rsidP="005C1420">
      <w:pPr>
        <w:pStyle w:val="ListParagraph"/>
        <w:numPr>
          <w:ilvl w:val="2"/>
          <w:numId w:val="86"/>
        </w:numPr>
        <w:spacing w:before="0" w:after="0"/>
        <w:jc w:val="left"/>
        <w:rPr>
          <w:rFonts w:eastAsia="Calibri"/>
        </w:rPr>
      </w:pPr>
      <w:r w:rsidRPr="00266FF7">
        <w:t>It is available - it has responded to the heartbeat in a timely manner</w:t>
      </w:r>
    </w:p>
    <w:p w14:paraId="36583899" w14:textId="3E4FD8C3" w:rsidR="005C1420" w:rsidRPr="00266FF7" w:rsidRDefault="005C1420" w:rsidP="005C1420">
      <w:pPr>
        <w:pStyle w:val="ListParagraph"/>
        <w:numPr>
          <w:ilvl w:val="2"/>
          <w:numId w:val="86"/>
        </w:numPr>
        <w:spacing w:before="0" w:after="0"/>
        <w:jc w:val="left"/>
      </w:pPr>
      <w:r w:rsidRPr="00266FF7">
        <w:t xml:space="preserve">It is not reserved (we don’t reserve batch servers for </w:t>
      </w:r>
      <w:r w:rsidR="00473719">
        <w:t xml:space="preserve">vGrid </w:t>
      </w:r>
      <w:r w:rsidRPr="00266FF7">
        <w:t>runs so this condition will be true)</w:t>
      </w:r>
    </w:p>
    <w:p w14:paraId="7180251D" w14:textId="205089BD" w:rsidR="005C1420" w:rsidRPr="00266FF7" w:rsidRDefault="005C1420" w:rsidP="005C1420">
      <w:pPr>
        <w:pStyle w:val="ListParagraph"/>
        <w:numPr>
          <w:ilvl w:val="2"/>
          <w:numId w:val="86"/>
        </w:numPr>
        <w:spacing w:before="0" w:after="0"/>
        <w:jc w:val="left"/>
      </w:pPr>
      <w:r w:rsidRPr="00266FF7">
        <w:t>Its calculation engine supports the requested type of run (</w:t>
      </w:r>
      <w:r w:rsidR="0049653A">
        <w:t>f</w:t>
      </w:r>
      <w:r w:rsidRPr="00266FF7">
        <w:t>or example a</w:t>
      </w:r>
      <w:r w:rsidR="00473719">
        <w:t xml:space="preserve">n execution </w:t>
      </w:r>
      <w:r w:rsidRPr="00266FF7">
        <w:t xml:space="preserve">server supports 2 types of runs: Assumption Set runs and RSG </w:t>
      </w:r>
      <w:r w:rsidR="00142C18">
        <w:t>Standalone</w:t>
      </w:r>
      <w:r w:rsidR="00142C18" w:rsidRPr="00266FF7">
        <w:t xml:space="preserve"> </w:t>
      </w:r>
      <w:r w:rsidRPr="00266FF7">
        <w:t>runs)</w:t>
      </w:r>
    </w:p>
    <w:p w14:paraId="5C1CBA13" w14:textId="01E51B8A" w:rsidR="005C1420" w:rsidRPr="00266FF7" w:rsidRDefault="005C1420" w:rsidP="005C1420">
      <w:pPr>
        <w:pStyle w:val="ListParagraph"/>
        <w:numPr>
          <w:ilvl w:val="2"/>
          <w:numId w:val="86"/>
        </w:numPr>
        <w:spacing w:before="0" w:after="0"/>
        <w:jc w:val="left"/>
      </w:pPr>
      <w:r w:rsidRPr="00266FF7">
        <w:t xml:space="preserve">It is currently running </w:t>
      </w:r>
      <w:r w:rsidR="00A62161">
        <w:t>fewer</w:t>
      </w:r>
      <w:r w:rsidRPr="00266FF7">
        <w:t xml:space="preserve"> concurrent runs than the maximum number of concurrent runs (jobs) supported by that server</w:t>
      </w:r>
    </w:p>
    <w:p w14:paraId="551B6483" w14:textId="77777777" w:rsidR="005C1420" w:rsidRPr="00266FF7" w:rsidRDefault="005C1420" w:rsidP="005C1420">
      <w:pPr>
        <w:pStyle w:val="ListParagraph"/>
        <w:numPr>
          <w:ilvl w:val="1"/>
          <w:numId w:val="86"/>
        </w:numPr>
        <w:spacing w:before="0" w:after="0"/>
        <w:jc w:val="left"/>
      </w:pPr>
      <w:r w:rsidRPr="00266FF7">
        <w:t>If a usable batch server has been found</w:t>
      </w:r>
    </w:p>
    <w:p w14:paraId="16EBC7DD" w14:textId="4F99D12C" w:rsidR="005C1420" w:rsidRPr="00266FF7" w:rsidRDefault="005C1420" w:rsidP="005C1420">
      <w:pPr>
        <w:pStyle w:val="ListParagraph"/>
        <w:numPr>
          <w:ilvl w:val="2"/>
          <w:numId w:val="86"/>
        </w:numPr>
        <w:spacing w:before="0" w:after="0"/>
        <w:jc w:val="left"/>
        <w:rPr>
          <w:rFonts w:eastAsia="Calibri"/>
        </w:rPr>
      </w:pPr>
      <w:r w:rsidRPr="00266FF7">
        <w:t>ICM registers the run for the given batch server (</w:t>
      </w:r>
      <w:r w:rsidR="0025376E">
        <w:t>runs are</w:t>
      </w:r>
      <w:r w:rsidRPr="00266FF7">
        <w:t xml:space="preserve"> track</w:t>
      </w:r>
      <w:r w:rsidR="0025376E">
        <w:t>ed for</w:t>
      </w:r>
      <w:r w:rsidRPr="00266FF7">
        <w:t xml:space="preserve"> a</w:t>
      </w:r>
      <w:r w:rsidR="0025376E">
        <w:t>ll batch</w:t>
      </w:r>
      <w:r w:rsidRPr="00266FF7">
        <w:t xml:space="preserve"> server</w:t>
      </w:r>
      <w:r w:rsidR="0025376E">
        <w:t>s)</w:t>
      </w:r>
    </w:p>
    <w:p w14:paraId="6E5F2DB1" w14:textId="0A740917" w:rsidR="005C1420" w:rsidRPr="00266FF7" w:rsidRDefault="00EE3885" w:rsidP="005C1420">
      <w:pPr>
        <w:pStyle w:val="ListParagraph"/>
        <w:numPr>
          <w:ilvl w:val="2"/>
          <w:numId w:val="86"/>
        </w:numPr>
        <w:spacing w:before="0" w:after="0"/>
        <w:jc w:val="left"/>
      </w:pPr>
      <w:r>
        <w:t>C</w:t>
      </w:r>
      <w:r w:rsidR="0025376E">
        <w:t xml:space="preserve">heck for </w:t>
      </w:r>
      <w:r w:rsidR="005C1420" w:rsidRPr="00266FF7">
        <w:t>available pool in ICM (pool that is enabled and not reserved)</w:t>
      </w:r>
    </w:p>
    <w:p w14:paraId="5468D948" w14:textId="5A7C05F3" w:rsidR="005C1420" w:rsidRPr="00266FF7" w:rsidRDefault="005C1420" w:rsidP="005C1420">
      <w:pPr>
        <w:pStyle w:val="ListParagraph"/>
        <w:numPr>
          <w:ilvl w:val="3"/>
          <w:numId w:val="86"/>
        </w:numPr>
        <w:spacing w:before="0" w:after="0"/>
        <w:jc w:val="left"/>
      </w:pPr>
      <w:r w:rsidRPr="00266FF7">
        <w:t>If there is an available pool, reserve the pool and send the run to the given batch server (using JMS messaging)</w:t>
      </w:r>
    </w:p>
    <w:p w14:paraId="55649445" w14:textId="164C2BF3" w:rsidR="005C1420" w:rsidRPr="00266FF7" w:rsidRDefault="005C1420" w:rsidP="005C1420">
      <w:pPr>
        <w:pStyle w:val="ListParagraph"/>
        <w:numPr>
          <w:ilvl w:val="3"/>
          <w:numId w:val="86"/>
        </w:numPr>
        <w:spacing w:before="0" w:after="0"/>
        <w:jc w:val="left"/>
      </w:pPr>
      <w:r w:rsidRPr="00266FF7">
        <w:t xml:space="preserve">If there is no available </w:t>
      </w:r>
      <w:r w:rsidR="003B7589" w:rsidRPr="005C1420">
        <w:t>pool,</w:t>
      </w:r>
      <w:r w:rsidRPr="00266FF7">
        <w:t xml:space="preserve"> we go to step 5 by taking the next run from the ordered list of queued runs.</w:t>
      </w:r>
    </w:p>
    <w:p w14:paraId="1C6B604B" w14:textId="208D7BC4" w:rsidR="005C1420" w:rsidRPr="00266FF7" w:rsidRDefault="005C1420" w:rsidP="005C1420">
      <w:pPr>
        <w:pStyle w:val="ListParagraph"/>
        <w:numPr>
          <w:ilvl w:val="1"/>
          <w:numId w:val="86"/>
        </w:numPr>
        <w:spacing w:before="0" w:after="0"/>
        <w:jc w:val="left"/>
      </w:pPr>
      <w:r w:rsidRPr="00266FF7">
        <w:t>If no usable batch server, go to step 3</w:t>
      </w:r>
    </w:p>
    <w:p w14:paraId="79EDCFA1" w14:textId="77777777" w:rsidR="00A21565" w:rsidRDefault="00A21565" w:rsidP="00473719">
      <w:pPr>
        <w:ind w:left="284"/>
        <w:rPr>
          <w:b/>
        </w:rPr>
      </w:pPr>
    </w:p>
    <w:p w14:paraId="640947D4" w14:textId="0E068925" w:rsidR="005C1420" w:rsidRPr="00266FF7" w:rsidRDefault="00473719" w:rsidP="00473719">
      <w:pPr>
        <w:ind w:left="284"/>
        <w:rPr>
          <w:b/>
        </w:rPr>
      </w:pPr>
      <w:r w:rsidRPr="00266FF7">
        <w:rPr>
          <w:b/>
        </w:rPr>
        <w:t>Execution server</w:t>
      </w:r>
      <w:r w:rsidR="00A21565">
        <w:rPr>
          <w:b/>
        </w:rPr>
        <w:t xml:space="preserve"> (SecondFloor RAFM </w:t>
      </w:r>
      <w:r w:rsidR="008C415C">
        <w:rPr>
          <w:b/>
        </w:rPr>
        <w:t>a</w:t>
      </w:r>
      <w:r w:rsidR="00A21565">
        <w:rPr>
          <w:b/>
        </w:rPr>
        <w:t>gent)</w:t>
      </w:r>
    </w:p>
    <w:p w14:paraId="0C851E3A" w14:textId="5CB3F3EA" w:rsidR="00473719" w:rsidRPr="00266FF7" w:rsidRDefault="00473719" w:rsidP="00473719">
      <w:pPr>
        <w:pStyle w:val="ListParagraph"/>
        <w:numPr>
          <w:ilvl w:val="0"/>
          <w:numId w:val="88"/>
        </w:numPr>
        <w:spacing w:before="0" w:after="0"/>
        <w:jc w:val="left"/>
        <w:rPr>
          <w:rFonts w:ascii="Calibri" w:hAnsi="Calibri" w:cs="Calibri"/>
          <w:szCs w:val="22"/>
        </w:rPr>
      </w:pPr>
      <w:r w:rsidRPr="00266FF7">
        <w:t xml:space="preserve">The </w:t>
      </w:r>
      <w:r w:rsidR="008C415C">
        <w:t>RAFM agent</w:t>
      </w:r>
      <w:r w:rsidRPr="00266FF7">
        <w:t xml:space="preserve"> creates a (temporary) directory for the given run</w:t>
      </w:r>
    </w:p>
    <w:p w14:paraId="69E54214" w14:textId="1E6FA2F7" w:rsidR="00473719" w:rsidRPr="00266FF7" w:rsidRDefault="00473719" w:rsidP="00473719">
      <w:pPr>
        <w:pStyle w:val="ListParagraph"/>
        <w:numPr>
          <w:ilvl w:val="0"/>
          <w:numId w:val="88"/>
        </w:numPr>
        <w:spacing w:before="0" w:after="0"/>
        <w:jc w:val="left"/>
      </w:pPr>
      <w:r w:rsidRPr="00266FF7">
        <w:t xml:space="preserve">The </w:t>
      </w:r>
      <w:r w:rsidR="008C415C">
        <w:t>RAFM agent</w:t>
      </w:r>
      <w:r w:rsidR="008C415C" w:rsidRPr="000447A8">
        <w:t xml:space="preserve"> </w:t>
      </w:r>
      <w:r w:rsidRPr="00266FF7">
        <w:t>generates all required files for the run</w:t>
      </w:r>
      <w:r w:rsidR="00886F2A">
        <w:t xml:space="preserve"> by e</w:t>
      </w:r>
      <w:r w:rsidR="00CE7882">
        <w:t>xtracting them from ICM database and writing them to the directory on the execution server</w:t>
      </w:r>
    </w:p>
    <w:p w14:paraId="1B24DD26" w14:textId="25478DEA" w:rsidR="00473719" w:rsidRDefault="00473719" w:rsidP="00473719">
      <w:pPr>
        <w:pStyle w:val="ListParagraph"/>
        <w:numPr>
          <w:ilvl w:val="0"/>
          <w:numId w:val="88"/>
        </w:numPr>
        <w:spacing w:before="0" w:after="0"/>
        <w:jc w:val="left"/>
      </w:pPr>
      <w:r w:rsidRPr="00266FF7">
        <w:t xml:space="preserve">The </w:t>
      </w:r>
      <w:r w:rsidR="008C415C">
        <w:t>RAFM agent</w:t>
      </w:r>
      <w:r w:rsidRPr="00266FF7">
        <w:t xml:space="preserve"> starts </w:t>
      </w:r>
      <w:r w:rsidR="008C415C">
        <w:t xml:space="preserve">RAFM </w:t>
      </w:r>
      <w:r w:rsidRPr="00266FF7">
        <w:t xml:space="preserve">TaskRunner. </w:t>
      </w:r>
    </w:p>
    <w:p w14:paraId="451C1FF3" w14:textId="2BF2F343" w:rsidR="00F74CA1" w:rsidRDefault="00F74CA1" w:rsidP="00473719">
      <w:pPr>
        <w:pStyle w:val="ListParagraph"/>
        <w:numPr>
          <w:ilvl w:val="0"/>
          <w:numId w:val="88"/>
        </w:numPr>
        <w:spacing w:before="0" w:after="0"/>
        <w:jc w:val="left"/>
      </w:pPr>
      <w:r>
        <w:t xml:space="preserve">RAFM </w:t>
      </w:r>
      <w:r w:rsidRPr="000174FC">
        <w:t>TaskRunner</w:t>
      </w:r>
      <w:r>
        <w:t xml:space="preserve"> loads the files </w:t>
      </w:r>
      <w:r w:rsidR="00CE7882">
        <w:t xml:space="preserve">into memory, </w:t>
      </w:r>
      <w:r>
        <w:t>for the run using an ETL process</w:t>
      </w:r>
    </w:p>
    <w:p w14:paraId="7C2AA89A" w14:textId="47496865" w:rsidR="00F74CA1" w:rsidRDefault="00F74CA1" w:rsidP="00473719">
      <w:pPr>
        <w:pStyle w:val="ListParagraph"/>
        <w:numPr>
          <w:ilvl w:val="0"/>
          <w:numId w:val="88"/>
        </w:numPr>
        <w:spacing w:before="0" w:after="0"/>
        <w:jc w:val="left"/>
      </w:pPr>
      <w:r>
        <w:t xml:space="preserve">RAFM </w:t>
      </w:r>
      <w:r w:rsidRPr="000174FC">
        <w:t>TaskRunner</w:t>
      </w:r>
      <w:r>
        <w:t xml:space="preserve"> zips the files and sends to WTW vGrid for execution</w:t>
      </w:r>
    </w:p>
    <w:p w14:paraId="38402A78" w14:textId="03B527ED" w:rsidR="00F74CA1" w:rsidRDefault="00F74CA1">
      <w:pPr>
        <w:pStyle w:val="ListParagraph"/>
        <w:numPr>
          <w:ilvl w:val="0"/>
          <w:numId w:val="88"/>
        </w:numPr>
        <w:spacing w:before="0" w:after="0"/>
        <w:jc w:val="left"/>
      </w:pPr>
      <w:r>
        <w:t xml:space="preserve">Once WTW vGrid execution </w:t>
      </w:r>
      <w:r w:rsidR="006405E5">
        <w:t xml:space="preserve">has </w:t>
      </w:r>
      <w:r>
        <w:t>complete</w:t>
      </w:r>
      <w:r w:rsidR="006405E5">
        <w:t>d,</w:t>
      </w:r>
      <w:r>
        <w:t xml:space="preserve"> results files are transferred back to execution server and unzipped</w:t>
      </w:r>
      <w:r w:rsidR="00CE7882">
        <w:t xml:space="preserve"> to the directory on the execution server</w:t>
      </w:r>
    </w:p>
    <w:p w14:paraId="62696C89" w14:textId="57C95682" w:rsidR="00F74CA1" w:rsidRPr="00266FF7" w:rsidRDefault="00F74CA1" w:rsidP="00473719">
      <w:pPr>
        <w:pStyle w:val="ListParagraph"/>
        <w:numPr>
          <w:ilvl w:val="0"/>
          <w:numId w:val="88"/>
        </w:numPr>
        <w:spacing w:before="0" w:after="0"/>
        <w:jc w:val="left"/>
      </w:pPr>
      <w:r>
        <w:t xml:space="preserve">RAFM </w:t>
      </w:r>
      <w:r w:rsidRPr="000174FC">
        <w:t>TaskRunner</w:t>
      </w:r>
      <w:r>
        <w:t xml:space="preserve"> </w:t>
      </w:r>
      <w:r w:rsidR="006405E5">
        <w:t>returns a r</w:t>
      </w:r>
      <w:r>
        <w:t xml:space="preserve">un execution </w:t>
      </w:r>
      <w:r w:rsidR="006405E5">
        <w:t>status</w:t>
      </w:r>
      <w:r>
        <w:t xml:space="preserve"> code </w:t>
      </w:r>
      <w:r w:rsidR="006405E5">
        <w:t>to the RAFM agent</w:t>
      </w:r>
    </w:p>
    <w:p w14:paraId="1699A96D" w14:textId="4F5326E6" w:rsidR="00473719" w:rsidRPr="00266FF7" w:rsidRDefault="006405E5">
      <w:pPr>
        <w:pStyle w:val="ListParagraph"/>
        <w:numPr>
          <w:ilvl w:val="0"/>
          <w:numId w:val="88"/>
        </w:numPr>
        <w:spacing w:before="0" w:after="0"/>
        <w:jc w:val="left"/>
      </w:pPr>
      <w:r>
        <w:t xml:space="preserve">RAFM agent saves </w:t>
      </w:r>
      <w:r w:rsidR="00473719" w:rsidRPr="00266FF7">
        <w:t>logs files</w:t>
      </w:r>
      <w:r>
        <w:t xml:space="preserve"> that</w:t>
      </w:r>
      <w:r w:rsidRPr="000174FC">
        <w:t xml:space="preserve"> are associated with the executed run</w:t>
      </w:r>
      <w:r>
        <w:t xml:space="preserve"> </w:t>
      </w:r>
      <w:r w:rsidR="00473719" w:rsidRPr="00266FF7">
        <w:t>in the ICM database</w:t>
      </w:r>
    </w:p>
    <w:p w14:paraId="20056E60" w14:textId="1AB3EBE5" w:rsidR="00473719" w:rsidRPr="00266FF7" w:rsidRDefault="00473719" w:rsidP="00473719">
      <w:pPr>
        <w:pStyle w:val="ListParagraph"/>
        <w:numPr>
          <w:ilvl w:val="0"/>
          <w:numId w:val="88"/>
        </w:numPr>
        <w:spacing w:before="0" w:after="0"/>
        <w:jc w:val="left"/>
      </w:pPr>
      <w:r w:rsidRPr="00266FF7">
        <w:t xml:space="preserve">If the run was </w:t>
      </w:r>
      <w:r w:rsidR="003B7589" w:rsidRPr="000447A8">
        <w:t>successful,</w:t>
      </w:r>
      <w:r w:rsidRPr="00266FF7">
        <w:t xml:space="preserve"> the standard results files are saved to the ICM database</w:t>
      </w:r>
    </w:p>
    <w:p w14:paraId="0B68200F" w14:textId="21E2B205" w:rsidR="00473719" w:rsidRPr="00266FF7" w:rsidRDefault="00473719" w:rsidP="00473719">
      <w:pPr>
        <w:pStyle w:val="ListParagraph"/>
        <w:numPr>
          <w:ilvl w:val="0"/>
          <w:numId w:val="88"/>
        </w:numPr>
        <w:spacing w:before="0" w:after="0"/>
        <w:jc w:val="left"/>
      </w:pPr>
      <w:r w:rsidRPr="00266FF7">
        <w:t xml:space="preserve">The </w:t>
      </w:r>
      <w:r w:rsidR="00A0183D">
        <w:t xml:space="preserve">RAFM </w:t>
      </w:r>
      <w:r w:rsidR="000447A8" w:rsidRPr="00266FF7">
        <w:t xml:space="preserve">TaskRunner return </w:t>
      </w:r>
      <w:r w:rsidRPr="00266FF7">
        <w:t>status code is processed:</w:t>
      </w:r>
    </w:p>
    <w:p w14:paraId="34A2A85B" w14:textId="0DF44063" w:rsidR="00473719" w:rsidRPr="00266FF7" w:rsidRDefault="00473719" w:rsidP="00473719">
      <w:pPr>
        <w:pStyle w:val="ListParagraph"/>
        <w:numPr>
          <w:ilvl w:val="1"/>
          <w:numId w:val="88"/>
        </w:numPr>
        <w:spacing w:before="0" w:after="0"/>
        <w:jc w:val="left"/>
      </w:pPr>
      <w:r w:rsidRPr="00266FF7">
        <w:t xml:space="preserve">If </w:t>
      </w:r>
      <w:r w:rsidR="00A0183D">
        <w:t>RAFM</w:t>
      </w:r>
      <w:r w:rsidR="00A0183D" w:rsidRPr="000447A8">
        <w:t xml:space="preserve"> </w:t>
      </w:r>
      <w:r w:rsidRPr="00266FF7">
        <w:t xml:space="preserve">TaskRunner returns </w:t>
      </w:r>
      <w:r w:rsidR="00A0183D">
        <w:t xml:space="preserve">a </w:t>
      </w:r>
      <w:r w:rsidRPr="00266FF7">
        <w:t xml:space="preserve">success code, a successful completion message </w:t>
      </w:r>
      <w:r w:rsidR="00A0183D">
        <w:t xml:space="preserve">is sent </w:t>
      </w:r>
      <w:r w:rsidRPr="00266FF7">
        <w:t xml:space="preserve">to the </w:t>
      </w:r>
      <w:r w:rsidR="000447A8">
        <w:t>ICM web server</w:t>
      </w:r>
      <w:r w:rsidRPr="00266FF7">
        <w:t xml:space="preserve"> through </w:t>
      </w:r>
      <w:r w:rsidR="000447A8">
        <w:t xml:space="preserve">a </w:t>
      </w:r>
      <w:r w:rsidRPr="00266FF7">
        <w:t>corresponding JMS message</w:t>
      </w:r>
    </w:p>
    <w:p w14:paraId="5F217AC8" w14:textId="16DC732B" w:rsidR="00473719" w:rsidRPr="00266FF7" w:rsidRDefault="00473719" w:rsidP="00473719">
      <w:pPr>
        <w:pStyle w:val="ListParagraph"/>
        <w:numPr>
          <w:ilvl w:val="1"/>
          <w:numId w:val="88"/>
        </w:numPr>
        <w:spacing w:before="0" w:after="0"/>
        <w:jc w:val="left"/>
      </w:pPr>
      <w:r w:rsidRPr="00266FF7">
        <w:t xml:space="preserve">If </w:t>
      </w:r>
      <w:r w:rsidR="00A0183D">
        <w:t>RAFM</w:t>
      </w:r>
      <w:r w:rsidR="00A0183D" w:rsidRPr="000447A8">
        <w:t xml:space="preserve"> </w:t>
      </w:r>
      <w:r w:rsidRPr="00266FF7">
        <w:t xml:space="preserve">Task Runner returns failure return code, a failed run message </w:t>
      </w:r>
      <w:r w:rsidR="00A0183D">
        <w:t xml:space="preserve">is sent </w:t>
      </w:r>
      <w:r w:rsidRPr="00266FF7">
        <w:t xml:space="preserve">to the </w:t>
      </w:r>
      <w:r w:rsidR="000447A8">
        <w:t>ICM web server</w:t>
      </w:r>
      <w:r w:rsidRPr="00266FF7">
        <w:t xml:space="preserve"> through </w:t>
      </w:r>
      <w:r w:rsidR="000447A8">
        <w:t xml:space="preserve">a </w:t>
      </w:r>
      <w:r w:rsidRPr="00266FF7">
        <w:t>corresponding JMS message</w:t>
      </w:r>
    </w:p>
    <w:p w14:paraId="22702EB0" w14:textId="011DE0E6" w:rsidR="00473719" w:rsidRPr="00266FF7" w:rsidRDefault="00A0183D" w:rsidP="00473719">
      <w:pPr>
        <w:pStyle w:val="ListParagraph"/>
        <w:numPr>
          <w:ilvl w:val="0"/>
          <w:numId w:val="88"/>
        </w:numPr>
        <w:spacing w:before="0" w:after="0"/>
        <w:jc w:val="left"/>
      </w:pPr>
      <w:r>
        <w:t>If configured t</w:t>
      </w:r>
      <w:r w:rsidR="00473719" w:rsidRPr="00266FF7">
        <w:t>he run directory i</w:t>
      </w:r>
      <w:r w:rsidR="00CE7882">
        <w:t>s</w:t>
      </w:r>
      <w:r w:rsidR="00473719" w:rsidRPr="00266FF7">
        <w:t xml:space="preserve"> </w:t>
      </w:r>
      <w:r w:rsidR="000447A8" w:rsidRPr="00266FF7">
        <w:t>deleted</w:t>
      </w:r>
    </w:p>
    <w:p w14:paraId="44BBDC38" w14:textId="6C69BAB8" w:rsidR="00473719" w:rsidRPr="00266FF7" w:rsidRDefault="00473719" w:rsidP="00473719">
      <w:pPr>
        <w:pStyle w:val="ListParagraph"/>
        <w:numPr>
          <w:ilvl w:val="0"/>
          <w:numId w:val="88"/>
        </w:numPr>
        <w:spacing w:before="0" w:after="0"/>
        <w:jc w:val="left"/>
      </w:pPr>
      <w:r w:rsidRPr="00266FF7">
        <w:t xml:space="preserve">During the run execution the </w:t>
      </w:r>
      <w:r w:rsidR="00A0183D">
        <w:t xml:space="preserve">execution </w:t>
      </w:r>
      <w:r w:rsidRPr="00266FF7">
        <w:t xml:space="preserve">server responds to heartbeat requests from the </w:t>
      </w:r>
      <w:r w:rsidR="000447A8">
        <w:t>ICM web server</w:t>
      </w:r>
      <w:r w:rsidRPr="00266FF7">
        <w:t xml:space="preserve"> and in the heartbeat </w:t>
      </w:r>
      <w:r w:rsidR="00A0183D">
        <w:t xml:space="preserve">response </w:t>
      </w:r>
      <w:r w:rsidRPr="00266FF7">
        <w:t>message</w:t>
      </w:r>
      <w:r w:rsidR="00A0183D">
        <w:t>,</w:t>
      </w:r>
      <w:r w:rsidRPr="00266FF7">
        <w:t xml:space="preserve"> specifies</w:t>
      </w:r>
      <w:r w:rsidR="00A0183D">
        <w:t xml:space="preserve"> the</w:t>
      </w:r>
      <w:r w:rsidRPr="00266FF7">
        <w:t xml:space="preserve"> ids of runs being executed and the maximum number of runs supported.</w:t>
      </w:r>
    </w:p>
    <w:p w14:paraId="366A9C04" w14:textId="0B1F7B4E" w:rsidR="00CE7882" w:rsidRDefault="00CE7882" w:rsidP="00950527">
      <w:pPr>
        <w:ind w:left="284"/>
        <w:rPr>
          <w:b/>
        </w:rPr>
      </w:pPr>
      <w:r>
        <w:rPr>
          <w:b/>
        </w:rPr>
        <w:br w:type="page"/>
      </w:r>
    </w:p>
    <w:p w14:paraId="5ACCB8C4" w14:textId="334342E8" w:rsidR="00950527" w:rsidRPr="00266FF7" w:rsidRDefault="00950527" w:rsidP="00950527">
      <w:pPr>
        <w:ind w:left="284"/>
      </w:pPr>
      <w:r w:rsidRPr="00266FF7">
        <w:rPr>
          <w:b/>
        </w:rPr>
        <w:lastRenderedPageBreak/>
        <w:t>ICM web server</w:t>
      </w:r>
      <w:r>
        <w:rPr>
          <w:b/>
        </w:rPr>
        <w:t xml:space="preserve"> </w:t>
      </w:r>
    </w:p>
    <w:p w14:paraId="7EB27FD4" w14:textId="6B04CA46" w:rsidR="00950527" w:rsidRDefault="00950527" w:rsidP="00266FF7">
      <w:pPr>
        <w:pStyle w:val="NoSpacing"/>
        <w:numPr>
          <w:ilvl w:val="0"/>
          <w:numId w:val="92"/>
        </w:numPr>
      </w:pPr>
      <w:r>
        <w:t>Upon receiving a completion message from the execution server, deregister the run for the given execution server.</w:t>
      </w:r>
    </w:p>
    <w:p w14:paraId="31D0D1C5" w14:textId="3B279BD4" w:rsidR="00950527" w:rsidRDefault="00950527" w:rsidP="00266FF7">
      <w:pPr>
        <w:pStyle w:val="NoSpacing"/>
        <w:numPr>
          <w:ilvl w:val="0"/>
          <w:numId w:val="92"/>
        </w:numPr>
      </w:pPr>
      <w:r>
        <w:t>Release the pool reservation, if there was a pool reserved.</w:t>
      </w:r>
    </w:p>
    <w:p w14:paraId="7991F379" w14:textId="5F83ECF8" w:rsidR="00950527" w:rsidRDefault="00950527" w:rsidP="00266FF7">
      <w:pPr>
        <w:pStyle w:val="NoSpacing"/>
        <w:numPr>
          <w:ilvl w:val="0"/>
          <w:numId w:val="92"/>
        </w:numPr>
      </w:pPr>
      <w:r>
        <w:t>Mark the run</w:t>
      </w:r>
    </w:p>
    <w:p w14:paraId="6326CC5E" w14:textId="5787FCDA" w:rsidR="00950527" w:rsidRDefault="00950527" w:rsidP="00266FF7">
      <w:pPr>
        <w:pStyle w:val="NoSpacing"/>
        <w:numPr>
          <w:ilvl w:val="1"/>
          <w:numId w:val="92"/>
        </w:numPr>
      </w:pPr>
      <w:r>
        <w:t xml:space="preserve">Completed successfully for a </w:t>
      </w:r>
      <w:r w:rsidR="003B7589">
        <w:t>successfully</w:t>
      </w:r>
      <w:r>
        <w:t xml:space="preserve"> completion message</w:t>
      </w:r>
    </w:p>
    <w:p w14:paraId="368542FB" w14:textId="0C12AA4E" w:rsidR="00950527" w:rsidRPr="00950527" w:rsidRDefault="00950527" w:rsidP="00266FF7">
      <w:pPr>
        <w:pStyle w:val="NoSpacing"/>
        <w:numPr>
          <w:ilvl w:val="1"/>
          <w:numId w:val="92"/>
        </w:numPr>
      </w:pPr>
      <w:r>
        <w:t>Failed for a failure completion message</w:t>
      </w:r>
    </w:p>
    <w:p w14:paraId="1531FABD" w14:textId="7A96EBF9" w:rsidR="003B68BC" w:rsidRDefault="003B68BC" w:rsidP="00976380">
      <w:pPr>
        <w:spacing w:before="0" w:after="0"/>
        <w:ind w:left="-567"/>
        <w:jc w:val="left"/>
      </w:pPr>
      <w:r>
        <w:br w:type="page"/>
      </w:r>
    </w:p>
    <w:p w14:paraId="2045724D" w14:textId="09BEEB1A" w:rsidR="00C60E51" w:rsidRPr="00C60E51" w:rsidRDefault="00C60E51" w:rsidP="00266FF7">
      <w:pPr>
        <w:pStyle w:val="Heading2"/>
        <w:ind w:hanging="508"/>
        <w:rPr>
          <w:rStyle w:val="Heading2Char"/>
          <w:b/>
        </w:rPr>
      </w:pPr>
      <w:bookmarkStart w:id="271" w:name="_Toc4080073"/>
      <w:bookmarkStart w:id="272" w:name="_Toc4146994"/>
      <w:bookmarkStart w:id="273" w:name="_Toc4146995"/>
      <w:bookmarkEnd w:id="271"/>
      <w:bookmarkEnd w:id="272"/>
      <w:r>
        <w:rPr>
          <w:rStyle w:val="Heading2Char"/>
          <w:b/>
        </w:rPr>
        <w:lastRenderedPageBreak/>
        <w:t xml:space="preserve">Shared </w:t>
      </w:r>
      <w:r w:rsidR="00F96D2E">
        <w:rPr>
          <w:rStyle w:val="Heading2Char"/>
          <w:b/>
        </w:rPr>
        <w:t>s</w:t>
      </w:r>
      <w:r>
        <w:rPr>
          <w:rStyle w:val="Heading2Char"/>
          <w:b/>
        </w:rPr>
        <w:t xml:space="preserve">torage </w:t>
      </w:r>
      <w:r w:rsidR="00F96D2E">
        <w:rPr>
          <w:rStyle w:val="Heading2Char"/>
          <w:b/>
        </w:rPr>
        <w:t>d</w:t>
      </w:r>
      <w:r>
        <w:rPr>
          <w:rStyle w:val="Heading2Char"/>
          <w:b/>
        </w:rPr>
        <w:t>esign</w:t>
      </w:r>
      <w:bookmarkEnd w:id="273"/>
    </w:p>
    <w:p w14:paraId="233EA940" w14:textId="77777777" w:rsidR="00C60E51" w:rsidRDefault="00C60E51" w:rsidP="00C60E51">
      <w:pPr>
        <w:spacing w:before="0" w:after="0"/>
        <w:jc w:val="left"/>
      </w:pPr>
    </w:p>
    <w:p w14:paraId="6D42400A" w14:textId="04D12A68" w:rsidR="00A03FE1" w:rsidRDefault="00A03FE1" w:rsidP="00C138C9">
      <w:pPr>
        <w:spacing w:before="0" w:after="0"/>
        <w:ind w:left="360"/>
      </w:pPr>
      <w:r>
        <w:t>There is a requirement</w:t>
      </w:r>
      <w:r w:rsidR="00C138C9">
        <w:t xml:space="preserve"> for the ICM interface (web server)</w:t>
      </w:r>
      <w:r>
        <w:t>, swimlane servers</w:t>
      </w:r>
      <w:r w:rsidR="00C138C9">
        <w:t xml:space="preserve"> and RAFM execution servers to access shared data using files.</w:t>
      </w:r>
      <w:r>
        <w:t xml:space="preserve"> The proposed architecture involves both Linux and Windows servers, and </w:t>
      </w:r>
      <w:r w:rsidR="00343289" w:rsidRPr="00343289">
        <w:t>M&amp;GPru Enterprise Services</w:t>
      </w:r>
      <w:r w:rsidR="00343289">
        <w:t xml:space="preserve"> have</w:t>
      </w:r>
      <w:r w:rsidR="004B58E1">
        <w:t xml:space="preserve"> confirmed that </w:t>
      </w:r>
      <w:r>
        <w:t>there</w:t>
      </w:r>
      <w:r w:rsidR="004B58E1">
        <w:t xml:space="preserve"> is currently no standard </w:t>
      </w:r>
      <w:r w:rsidR="00CE7882">
        <w:t xml:space="preserve">option for </w:t>
      </w:r>
      <w:r>
        <w:t>shared storage</w:t>
      </w:r>
      <w:r w:rsidR="00CE7882">
        <w:t>,</w:t>
      </w:r>
      <w:r>
        <w:t xml:space="preserve"> </w:t>
      </w:r>
      <w:r w:rsidR="004B58E1">
        <w:t xml:space="preserve">that is </w:t>
      </w:r>
      <w:r>
        <w:t>accessible from both operating systems.</w:t>
      </w:r>
    </w:p>
    <w:p w14:paraId="7A614EF4" w14:textId="77777777" w:rsidR="00A03FE1" w:rsidRDefault="00A03FE1" w:rsidP="00C138C9">
      <w:pPr>
        <w:spacing w:before="0" w:after="0"/>
        <w:ind w:left="360"/>
      </w:pPr>
    </w:p>
    <w:p w14:paraId="0C7341E0" w14:textId="1FF228A6" w:rsidR="00BE7CBB" w:rsidRDefault="00C138C9">
      <w:pPr>
        <w:pStyle w:val="CommentText"/>
        <w:ind w:left="360"/>
        <w:rPr>
          <w:ins w:id="274" w:author="Surani, Arvind" w:date="2019-05-17T15:11:00Z"/>
        </w:rPr>
        <w:pPrChange w:id="275" w:author="Surani, Arvind" w:date="2019-05-17T15:12:00Z">
          <w:pPr>
            <w:pStyle w:val="CommentText"/>
          </w:pPr>
        </w:pPrChange>
      </w:pPr>
      <w:r>
        <w:t xml:space="preserve">The current </w:t>
      </w:r>
      <w:r w:rsidR="008116B6">
        <w:t xml:space="preserve">Internal </w:t>
      </w:r>
      <w:r>
        <w:t>Capital Model solution uses IBM GPFS storage to provision data for the</w:t>
      </w:r>
      <w:r w:rsidR="00714592">
        <w:t xml:space="preserve"> on-premise,</w:t>
      </w:r>
      <w:r>
        <w:t xml:space="preserve"> high performance computing grid</w:t>
      </w:r>
      <w:r w:rsidR="00714592">
        <w:t xml:space="preserve">. It has been determined that high </w:t>
      </w:r>
      <w:r w:rsidR="006C5D0D">
        <w:t>performance</w:t>
      </w:r>
      <w:r w:rsidR="00714592">
        <w:t xml:space="preserve"> storage such as GPFS is not required, as the new solution </w:t>
      </w:r>
      <w:del w:id="276" w:author="Surani, Arvind" w:date="2019-05-17T15:08:00Z">
        <w:r w:rsidR="00714592" w:rsidDel="00BE7CBB">
          <w:delText>utilises WTW vGrid service</w:delText>
        </w:r>
      </w:del>
      <w:ins w:id="277" w:author="Surani, Arvind" w:date="2019-05-17T15:08:00Z">
        <w:r w:rsidR="00BE7CBB">
          <w:t xml:space="preserve">no longer requires RSG files </w:t>
        </w:r>
      </w:ins>
      <w:ins w:id="278" w:author="Surani, Arvind" w:date="2019-05-17T15:09:00Z">
        <w:r w:rsidR="00BE7CBB">
          <w:t xml:space="preserve">to be written to storage </w:t>
        </w:r>
      </w:ins>
      <w:ins w:id="279" w:author="Surani, Arvind" w:date="2019-05-17T15:10:00Z">
        <w:r w:rsidR="00BE7CBB">
          <w:t>prior to</w:t>
        </w:r>
      </w:ins>
      <w:ins w:id="280" w:author="Surani, Arvind" w:date="2019-05-17T15:09:00Z">
        <w:r w:rsidR="00BE7CBB">
          <w:t xml:space="preserve"> Lite Model </w:t>
        </w:r>
      </w:ins>
      <w:ins w:id="281" w:author="Surani, Arvind" w:date="2019-05-17T15:10:00Z">
        <w:r w:rsidR="00BE7CBB">
          <w:t>simulation</w:t>
        </w:r>
      </w:ins>
      <w:r w:rsidR="00714592">
        <w:t>.</w:t>
      </w:r>
      <w:ins w:id="282" w:author="Surani, Arvind" w:date="2019-05-17T15:10:00Z">
        <w:r w:rsidR="00BE7CBB">
          <w:t xml:space="preserve"> </w:t>
        </w:r>
      </w:ins>
      <w:ins w:id="283" w:author="Surani, Arvind" w:date="2019-05-17T15:11:00Z">
        <w:r w:rsidR="00BE7CBB">
          <w:t>Subsequently</w:t>
        </w:r>
      </w:ins>
      <w:ins w:id="284" w:author="Surani, Arvind" w:date="2019-05-17T15:13:00Z">
        <w:r w:rsidR="00BE7CBB">
          <w:t>,</w:t>
        </w:r>
      </w:ins>
      <w:ins w:id="285" w:author="Surani, Arvind" w:date="2019-05-17T15:11:00Z">
        <w:r w:rsidR="00BE7CBB">
          <w:t xml:space="preserve"> there is no longer a case for rapidly accessing sizeable files at </w:t>
        </w:r>
      </w:ins>
      <w:ins w:id="286" w:author="Surani, Arvind" w:date="2019-05-17T15:12:00Z">
        <w:r w:rsidR="00BE7CBB">
          <w:t xml:space="preserve">the </w:t>
        </w:r>
      </w:ins>
      <w:ins w:id="287" w:author="Surani, Arvind" w:date="2019-05-17T15:11:00Z">
        <w:r w:rsidR="00BE7CBB">
          <w:t>point of processing.</w:t>
        </w:r>
      </w:ins>
    </w:p>
    <w:p w14:paraId="5ADF874A" w14:textId="315B8B0C" w:rsidR="00C138C9" w:rsidDel="00BE7CBB" w:rsidRDefault="00C138C9" w:rsidP="00C138C9">
      <w:pPr>
        <w:spacing w:before="0" w:after="0"/>
        <w:ind w:left="360"/>
        <w:rPr>
          <w:del w:id="288" w:author="Surani, Arvind" w:date="2019-05-17T15:12:00Z"/>
        </w:rPr>
      </w:pPr>
    </w:p>
    <w:p w14:paraId="3D00F62F" w14:textId="6306BF9F" w:rsidR="00BB6A4F" w:rsidDel="003B74F6" w:rsidRDefault="00BB6A4F" w:rsidP="00C138C9">
      <w:pPr>
        <w:spacing w:before="0" w:after="0"/>
        <w:ind w:left="360"/>
        <w:rPr>
          <w:del w:id="289" w:author="Surani, Arvind" w:date="2019-05-17T15:17:00Z"/>
        </w:rPr>
      </w:pPr>
    </w:p>
    <w:p w14:paraId="5425D1A8" w14:textId="675487A9" w:rsidR="003B68BC" w:rsidRDefault="003B68BC" w:rsidP="00C631EE">
      <w:pPr>
        <w:spacing w:after="0"/>
        <w:ind w:left="360"/>
      </w:pPr>
      <w:r>
        <w:t xml:space="preserve">The following considerations have determined the storage design that has been proposed by </w:t>
      </w:r>
      <w:r w:rsidR="00343289" w:rsidRPr="00343289">
        <w:t>M&amp;GPru Enterprise Services</w:t>
      </w:r>
      <w:r>
        <w:t xml:space="preserve">. </w:t>
      </w:r>
    </w:p>
    <w:p w14:paraId="49E8F8BE" w14:textId="77777777" w:rsidR="003B68BC" w:rsidRDefault="003B68BC" w:rsidP="003B68BC">
      <w:pPr>
        <w:spacing w:after="0"/>
      </w:pPr>
    </w:p>
    <w:p w14:paraId="099B5B48" w14:textId="77777777" w:rsidR="003B68BC" w:rsidRDefault="003B68BC" w:rsidP="00266FF7">
      <w:pPr>
        <w:pStyle w:val="ListParagraph"/>
        <w:numPr>
          <w:ilvl w:val="0"/>
          <w:numId w:val="96"/>
        </w:numPr>
        <w:spacing w:before="0" w:after="0"/>
        <w:jc w:val="left"/>
      </w:pPr>
      <w:r>
        <w:t>WTW TaskRunner provides integration with vGrid, and only runs on the windows operating system. This introduced windows servers to the ICM application that was otherwise a linux estate</w:t>
      </w:r>
    </w:p>
    <w:p w14:paraId="28098CDC" w14:textId="650FC2F1" w:rsidR="003B68BC" w:rsidRDefault="00343289" w:rsidP="00266FF7">
      <w:pPr>
        <w:pStyle w:val="ListParagraph"/>
        <w:numPr>
          <w:ilvl w:val="0"/>
          <w:numId w:val="96"/>
        </w:numPr>
        <w:spacing w:before="0" w:after="0"/>
        <w:jc w:val="left"/>
      </w:pPr>
      <w:r w:rsidRPr="00343289">
        <w:t>M&amp;GPru Enterprise Services</w:t>
      </w:r>
      <w:r>
        <w:t xml:space="preserve"> </w:t>
      </w:r>
      <w:r w:rsidR="003B68BC">
        <w:t xml:space="preserve">Storage team, </w:t>
      </w:r>
      <w:r w:rsidR="009557E2">
        <w:t xml:space="preserve">have informed the project that they currently </w:t>
      </w:r>
      <w:r w:rsidR="003B68BC">
        <w:t>do not have a standard storage solution that provides shared storage across windows and linux servers</w:t>
      </w:r>
    </w:p>
    <w:p w14:paraId="62FDECC0" w14:textId="77777777" w:rsidR="009557E2" w:rsidRDefault="009557E2" w:rsidP="00C138C9">
      <w:pPr>
        <w:spacing w:before="0" w:after="0"/>
        <w:ind w:left="360"/>
      </w:pPr>
    </w:p>
    <w:p w14:paraId="212ABD01" w14:textId="79A9F043" w:rsidR="00F96D2E" w:rsidRDefault="00106476" w:rsidP="00C138C9">
      <w:pPr>
        <w:spacing w:before="0" w:after="0"/>
        <w:ind w:left="360"/>
      </w:pPr>
      <w:r>
        <w:t xml:space="preserve">The following diagram provides </w:t>
      </w:r>
      <w:r w:rsidR="00A94252">
        <w:t>a</w:t>
      </w:r>
      <w:r>
        <w:t xml:space="preserve"> high-level view of the storage design.</w:t>
      </w:r>
    </w:p>
    <w:p w14:paraId="078E449E" w14:textId="77EB1DB6" w:rsidR="00106476" w:rsidRDefault="00106476" w:rsidP="00C138C9">
      <w:pPr>
        <w:spacing w:before="0" w:after="0"/>
        <w:ind w:left="360"/>
      </w:pPr>
    </w:p>
    <w:p w14:paraId="11DFD7CA" w14:textId="0BE78FC0" w:rsidR="00106476" w:rsidRDefault="00FD2822" w:rsidP="00106476">
      <w:pPr>
        <w:spacing w:before="0" w:after="0"/>
        <w:ind w:left="-284"/>
      </w:pPr>
      <w:r w:rsidRPr="00356D2B">
        <w:rPr>
          <w:noProof/>
        </w:rPr>
        <w:drawing>
          <wp:inline distT="0" distB="0" distL="0" distR="0" wp14:anchorId="4D82670E" wp14:editId="55FC75E3">
            <wp:extent cx="6559009" cy="408919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6919" cy="4100363"/>
                    </a:xfrm>
                    <a:prstGeom prst="rect">
                      <a:avLst/>
                    </a:prstGeom>
                    <a:noFill/>
                    <a:ln>
                      <a:noFill/>
                    </a:ln>
                  </pic:spPr>
                </pic:pic>
              </a:graphicData>
            </a:graphic>
          </wp:inline>
        </w:drawing>
      </w:r>
    </w:p>
    <w:p w14:paraId="0660FA0B" w14:textId="58BE22A9" w:rsidR="00106476" w:rsidRDefault="00106476" w:rsidP="00106476">
      <w:pPr>
        <w:spacing w:before="0" w:after="0"/>
        <w:ind w:left="-284"/>
      </w:pPr>
    </w:p>
    <w:p w14:paraId="6863E9CF" w14:textId="77777777" w:rsidR="001248CB" w:rsidRPr="00266FF7" w:rsidRDefault="001248CB" w:rsidP="00C631EE">
      <w:pPr>
        <w:spacing w:before="0" w:after="0"/>
        <w:ind w:left="-284"/>
      </w:pPr>
    </w:p>
    <w:p w14:paraId="027475C5" w14:textId="6C830395" w:rsidR="00614A0A" w:rsidRDefault="00614A0A" w:rsidP="00C138C9">
      <w:pPr>
        <w:spacing w:before="0" w:after="0"/>
        <w:ind w:left="360"/>
      </w:pPr>
      <w:r>
        <w:t>W</w:t>
      </w:r>
      <w:r w:rsidR="00692AF3">
        <w:t xml:space="preserve">indows </w:t>
      </w:r>
      <w:r w:rsidR="001248CB">
        <w:t xml:space="preserve">shared storage </w:t>
      </w:r>
      <w:hyperlink r:id="rId21" w:history="1">
        <w:r w:rsidR="001248CB" w:rsidRPr="00C61A87">
          <w:rPr>
            <w:rStyle w:val="Hyperlink"/>
            <w:rFonts w:cs="Arial"/>
          </w:rPr>
          <w:t>\\files.webservices.group</w:t>
        </w:r>
      </w:hyperlink>
      <w:r w:rsidR="001248CB">
        <w:t xml:space="preserve"> for </w:t>
      </w:r>
      <w:r w:rsidR="009557E2">
        <w:t>GHO systems</w:t>
      </w:r>
      <w:r>
        <w:t xml:space="preserve"> is available</w:t>
      </w:r>
      <w:r w:rsidR="00067C86">
        <w:t xml:space="preserve"> at Woking/Hayes data centres</w:t>
      </w:r>
      <w:r w:rsidR="009557E2">
        <w:t>. However</w:t>
      </w:r>
      <w:r w:rsidR="00067C86">
        <w:t xml:space="preserve"> due to the volume requirements, </w:t>
      </w:r>
      <w:r w:rsidR="009557E2">
        <w:t xml:space="preserve"> </w:t>
      </w:r>
      <w:r w:rsidR="00343289" w:rsidRPr="00343289">
        <w:t>M&amp;GPru Enterprise Services</w:t>
      </w:r>
      <w:r w:rsidR="00343289">
        <w:t xml:space="preserve"> </w:t>
      </w:r>
      <w:r w:rsidR="009557E2">
        <w:t xml:space="preserve">have </w:t>
      </w:r>
      <w:r>
        <w:t>recommended dedicated file servers for this solution</w:t>
      </w:r>
      <w:r w:rsidR="00067C86">
        <w:t>, that provide access to windows shared storage.</w:t>
      </w:r>
      <w:r>
        <w:t xml:space="preserve"> </w:t>
      </w:r>
    </w:p>
    <w:p w14:paraId="6DFFE873" w14:textId="77777777" w:rsidR="00614A0A" w:rsidRDefault="00614A0A" w:rsidP="00C138C9">
      <w:pPr>
        <w:spacing w:before="0" w:after="0"/>
        <w:ind w:left="360"/>
      </w:pPr>
    </w:p>
    <w:p w14:paraId="4C6745F9" w14:textId="14F234B8" w:rsidR="003B68BC" w:rsidDel="003B74F6" w:rsidRDefault="00E35332" w:rsidP="00E35332">
      <w:pPr>
        <w:spacing w:before="0" w:after="0"/>
        <w:ind w:left="360"/>
        <w:rPr>
          <w:del w:id="290" w:author="Surani, Arvind" w:date="2019-05-17T15:17:00Z"/>
        </w:rPr>
      </w:pPr>
      <w:r>
        <w:t xml:space="preserve">As there is currently no existing </w:t>
      </w:r>
      <w:r w:rsidR="00067C86">
        <w:t>l</w:t>
      </w:r>
      <w:r>
        <w:t>inux shared storage</w:t>
      </w:r>
      <w:r w:rsidR="00067C86">
        <w:t xml:space="preserve">  in Woking/Hayes data centres</w:t>
      </w:r>
      <w:r>
        <w:t xml:space="preserve">, new file servers are being provisioned to provide </w:t>
      </w:r>
      <w:r w:rsidR="00067C86">
        <w:t xml:space="preserve">access to </w:t>
      </w:r>
      <w:r w:rsidR="003B68BC">
        <w:t>l</w:t>
      </w:r>
      <w:r>
        <w:t xml:space="preserve">inux shared storage. This storage will be accessible from the ICM web server, </w:t>
      </w:r>
      <w:r w:rsidR="007566EE">
        <w:lastRenderedPageBreak/>
        <w:t xml:space="preserve">RSG </w:t>
      </w:r>
      <w:r w:rsidR="00CF2A75" w:rsidRPr="00CF2A75">
        <w:t xml:space="preserve">Instructions Files </w:t>
      </w:r>
      <w:r>
        <w:t xml:space="preserve">swimlanes and </w:t>
      </w:r>
      <w:r w:rsidR="00CF2A75">
        <w:t>P</w:t>
      </w:r>
      <w:r>
        <w:t xml:space="preserve">ost </w:t>
      </w:r>
      <w:r w:rsidR="00CF2A75">
        <w:t>P</w:t>
      </w:r>
      <w:r>
        <w:t>rocessing swimlane.</w:t>
      </w:r>
      <w:r w:rsidRPr="00D21133">
        <w:t xml:space="preserve"> </w:t>
      </w:r>
      <w:r>
        <w:t>The new shared storage will match the service that is available for the existing windows shared storage and will have dedicated severs for production, pre-production and non-</w:t>
      </w:r>
      <w:r w:rsidR="00A94252">
        <w:t>production.</w:t>
      </w:r>
    </w:p>
    <w:p w14:paraId="27BE3FD0" w14:textId="10EEF177" w:rsidR="009557E2" w:rsidRDefault="009557E2" w:rsidP="00E35332">
      <w:pPr>
        <w:spacing w:before="0" w:after="0"/>
        <w:ind w:left="360"/>
      </w:pPr>
      <w:r>
        <w:br w:type="page"/>
      </w:r>
    </w:p>
    <w:p w14:paraId="39B22C7C" w14:textId="77777777" w:rsidR="003B68BC" w:rsidRDefault="003B68BC" w:rsidP="00E35332">
      <w:pPr>
        <w:spacing w:before="0" w:after="0"/>
        <w:ind w:left="360"/>
      </w:pPr>
    </w:p>
    <w:p w14:paraId="6FA10722" w14:textId="7A78E6C4" w:rsidR="00E35332" w:rsidRDefault="00E35332" w:rsidP="00E35332">
      <w:pPr>
        <w:spacing w:before="0" w:after="0"/>
        <w:ind w:left="360"/>
      </w:pPr>
      <w:r>
        <w:t>This design for the windows and linux shared storage is detailed as follows:</w:t>
      </w:r>
    </w:p>
    <w:p w14:paraId="584189CD" w14:textId="3D0FE9CD" w:rsidR="003B68BC" w:rsidRDefault="003B68BC" w:rsidP="00E35332">
      <w:pPr>
        <w:spacing w:before="0" w:after="0"/>
        <w:ind w:left="360"/>
      </w:pPr>
    </w:p>
    <w:p w14:paraId="27C5A94F" w14:textId="77777777" w:rsidR="003B68BC" w:rsidRPr="00202B18" w:rsidRDefault="003B68BC" w:rsidP="003B68BC">
      <w:pPr>
        <w:spacing w:before="0" w:after="0"/>
        <w:ind w:left="360"/>
        <w:rPr>
          <w:b/>
        </w:rPr>
      </w:pPr>
      <w:r w:rsidRPr="00202B18">
        <w:rPr>
          <w:b/>
        </w:rPr>
        <w:t>Storage volume capacity</w:t>
      </w:r>
    </w:p>
    <w:p w14:paraId="64FD0008" w14:textId="2B8728B1" w:rsidR="003B68BC" w:rsidRPr="00D2021E" w:rsidRDefault="003B68BC" w:rsidP="003B68BC">
      <w:pPr>
        <w:pStyle w:val="NoSpacing"/>
        <w:ind w:left="360"/>
      </w:pPr>
      <w:r w:rsidRPr="00D2021E">
        <w:t xml:space="preserve">The current GPFS solution has 20TB of storage. The new solution will require a reduced amount of storage, as full sets of results data </w:t>
      </w:r>
      <w:r>
        <w:t>are</w:t>
      </w:r>
      <w:r w:rsidRPr="00D2021E">
        <w:t xml:space="preserve"> not being returned from vGrid</w:t>
      </w:r>
      <w:r>
        <w:t>, with standard results being &lt;50MB.</w:t>
      </w:r>
      <w:r w:rsidRPr="00D2021E">
        <w:t xml:space="preserve"> </w:t>
      </w:r>
      <w:r>
        <w:t>T</w:t>
      </w:r>
      <w:r w:rsidRPr="00D2021E">
        <w:t xml:space="preserve">here </w:t>
      </w:r>
      <w:ins w:id="291" w:author="Surani, Arvind" w:date="2019-05-20T14:07:00Z">
        <w:r w:rsidR="002C3EFC">
          <w:t xml:space="preserve">are </w:t>
        </w:r>
      </w:ins>
      <w:ins w:id="292" w:author="Surani, Arvind" w:date="2019-05-20T14:09:00Z">
        <w:r w:rsidR="002C3EFC">
          <w:t xml:space="preserve">a few </w:t>
        </w:r>
      </w:ins>
      <w:del w:id="293" w:author="Surani, Arvind" w:date="2019-05-20T14:07:00Z">
        <w:r w:rsidRPr="00D2021E" w:rsidDel="002C3EFC">
          <w:delText xml:space="preserve">is a </w:delText>
        </w:r>
      </w:del>
      <w:r w:rsidRPr="00D2021E">
        <w:t>use case</w:t>
      </w:r>
      <w:ins w:id="294" w:author="Surani, Arvind" w:date="2019-05-20T14:07:00Z">
        <w:r w:rsidR="002C3EFC">
          <w:t>s</w:t>
        </w:r>
      </w:ins>
      <w:r w:rsidRPr="00D2021E">
        <w:t xml:space="preserve"> wh</w:t>
      </w:r>
      <w:ins w:id="295" w:author="Surani, Arvind" w:date="2019-05-20T14:07:00Z">
        <w:r w:rsidR="002C3EFC">
          <w:t xml:space="preserve">ich will require </w:t>
        </w:r>
      </w:ins>
      <w:ins w:id="296" w:author="Surani, Arvind" w:date="2019-05-20T14:08:00Z">
        <w:r w:rsidR="002C3EFC">
          <w:t xml:space="preserve">significantly </w:t>
        </w:r>
      </w:ins>
      <w:ins w:id="297" w:author="Surani, Arvind" w:date="2019-05-20T14:07:00Z">
        <w:r w:rsidR="002C3EFC">
          <w:t>more</w:t>
        </w:r>
      </w:ins>
      <w:ins w:id="298" w:author="Surani, Arvind" w:date="2019-05-20T14:08:00Z">
        <w:r w:rsidR="002C3EFC">
          <w:t xml:space="preserve"> data to </w:t>
        </w:r>
      </w:ins>
      <w:del w:id="299" w:author="Surani, Arvind" w:date="2019-05-20T14:08:00Z">
        <w:r w:rsidRPr="00D2021E" w:rsidDel="002C3EFC">
          <w:delText>ere a run can be requested with detailed model output</w:delText>
        </w:r>
        <w:r w:rsidDel="002C3EFC">
          <w:delText xml:space="preserve"> (</w:delText>
        </w:r>
        <w:r w:rsidR="0060019A" w:rsidDel="002C3EFC">
          <w:delText>5</w:delText>
        </w:r>
        <w:r w:rsidDel="002C3EFC">
          <w:delText>00k extract)</w:delText>
        </w:r>
        <w:r w:rsidRPr="00D2021E" w:rsidDel="002C3EFC">
          <w:delText xml:space="preserve">, which will </w:delText>
        </w:r>
        <w:r w:rsidDel="002C3EFC">
          <w:delText xml:space="preserve">have an expected volume of approximately 1GB and will </w:delText>
        </w:r>
      </w:del>
      <w:r w:rsidRPr="00D2021E">
        <w:t>be held on shared storage</w:t>
      </w:r>
      <w:del w:id="300" w:author="Surani, Arvind" w:date="2019-05-20T14:08:00Z">
        <w:r w:rsidDel="002C3EFC">
          <w:delText xml:space="preserve">, </w:delText>
        </w:r>
        <w:r w:rsidRPr="00D2021E" w:rsidDel="002C3EFC">
          <w:delText>on a short term</w:delText>
        </w:r>
        <w:r w:rsidDel="002C3EFC">
          <w:delText xml:space="preserve"> basis</w:delText>
        </w:r>
      </w:del>
      <w:r w:rsidRPr="00D2021E">
        <w:t>. Th</w:t>
      </w:r>
      <w:r>
        <w:t>e</w:t>
      </w:r>
      <w:r w:rsidRPr="00D2021E">
        <w:t xml:space="preserve"> current estimates for </w:t>
      </w:r>
      <w:r>
        <w:t xml:space="preserve">overall </w:t>
      </w:r>
      <w:r w:rsidRPr="00D2021E">
        <w:t xml:space="preserve">volume </w:t>
      </w:r>
      <w:r>
        <w:t xml:space="preserve">for shared storage </w:t>
      </w:r>
      <w:r w:rsidRPr="00D2021E">
        <w:t>are as follows.</w:t>
      </w:r>
    </w:p>
    <w:p w14:paraId="58F725EC" w14:textId="3380FB43" w:rsidR="003B68BC" w:rsidRPr="00D2021E" w:rsidRDefault="003B68BC" w:rsidP="003B68BC">
      <w:pPr>
        <w:pStyle w:val="NoSpacing"/>
        <w:numPr>
          <w:ilvl w:val="0"/>
          <w:numId w:val="98"/>
        </w:numPr>
      </w:pPr>
      <w:r w:rsidRPr="00D2021E">
        <w:t xml:space="preserve">Windows – </w:t>
      </w:r>
      <w:r w:rsidR="00102090">
        <w:t>8</w:t>
      </w:r>
      <w:r w:rsidRPr="00D2021E">
        <w:t>TB</w:t>
      </w:r>
    </w:p>
    <w:p w14:paraId="1C76A19C" w14:textId="77777777" w:rsidR="003B68BC" w:rsidRDefault="003B68BC" w:rsidP="003B68BC">
      <w:pPr>
        <w:pStyle w:val="NoSpacing"/>
        <w:numPr>
          <w:ilvl w:val="0"/>
          <w:numId w:val="98"/>
        </w:numPr>
      </w:pPr>
      <w:r w:rsidRPr="00D2021E">
        <w:t>Linux – 1TB</w:t>
      </w:r>
    </w:p>
    <w:p w14:paraId="1341B84F" w14:textId="77777777" w:rsidR="009557E2" w:rsidRDefault="009557E2" w:rsidP="00E35332">
      <w:pPr>
        <w:spacing w:before="0" w:after="0"/>
        <w:ind w:left="360"/>
      </w:pPr>
    </w:p>
    <w:p w14:paraId="7B45C2B0" w14:textId="74CF171A" w:rsidR="0058736D" w:rsidRDefault="000F122A" w:rsidP="00E35332">
      <w:pPr>
        <w:spacing w:before="0" w:after="0"/>
        <w:ind w:left="360"/>
      </w:pPr>
      <w:r>
        <w:t xml:space="preserve">The </w:t>
      </w:r>
      <w:r w:rsidR="00343289" w:rsidRPr="00343289">
        <w:t>M&amp;GPru Enterprise Services</w:t>
      </w:r>
      <w:r w:rsidR="00343289">
        <w:t xml:space="preserve"> </w:t>
      </w:r>
      <w:r>
        <w:t xml:space="preserve">storage team have confirmed that 2TB is available immediately for each platform, and this can be increased to </w:t>
      </w:r>
      <w:r w:rsidR="00102090">
        <w:t>10</w:t>
      </w:r>
      <w:r>
        <w:t>TB in 6 months’ time.</w:t>
      </w:r>
      <w:r w:rsidR="009557E2">
        <w:t xml:space="preserve"> There are two use cases that have </w:t>
      </w:r>
      <w:r w:rsidR="00F2664A">
        <w:t xml:space="preserve">been </w:t>
      </w:r>
      <w:r w:rsidR="009557E2">
        <w:t xml:space="preserve">impacted </w:t>
      </w:r>
      <w:r w:rsidR="00F2664A">
        <w:t xml:space="preserve">against </w:t>
      </w:r>
      <w:r w:rsidR="009557E2">
        <w:t xml:space="preserve">the storage </w:t>
      </w:r>
      <w:r w:rsidR="00F2664A">
        <w:t>design</w:t>
      </w:r>
      <w:r w:rsidR="0058736D">
        <w:t>.</w:t>
      </w:r>
    </w:p>
    <w:p w14:paraId="05479FAF" w14:textId="4762B0F0" w:rsidR="003B68BC" w:rsidRDefault="00F2664A" w:rsidP="0058736D">
      <w:pPr>
        <w:pStyle w:val="ListParagraph"/>
        <w:numPr>
          <w:ilvl w:val="0"/>
          <w:numId w:val="99"/>
        </w:numPr>
        <w:spacing w:before="0" w:after="0"/>
      </w:pPr>
      <w:r>
        <w:t>s</w:t>
      </w:r>
      <w:r w:rsidR="0058736D">
        <w:t>cheduled reports – rather than standard reports, a more detailed report is returned from a vG</w:t>
      </w:r>
      <w:r>
        <w:t>r</w:t>
      </w:r>
      <w:r w:rsidR="0058736D">
        <w:t>id run. This data is expected to have significantly large</w:t>
      </w:r>
      <w:r>
        <w:t>r</w:t>
      </w:r>
      <w:r w:rsidR="0058736D">
        <w:t xml:space="preserve"> volume </w:t>
      </w:r>
      <w:r>
        <w:t>approaching 1GB in size, but will immediately be zipped and inserted into the ICM database and then deleted from shared storage. This approach has been adopted as the ICM user interface cannot directly access windows shared storage.</w:t>
      </w:r>
    </w:p>
    <w:p w14:paraId="388C877B" w14:textId="7B30D328" w:rsidR="00F2664A" w:rsidRDefault="002962C5" w:rsidP="00C631EE">
      <w:pPr>
        <w:pStyle w:val="ListParagraph"/>
        <w:numPr>
          <w:ilvl w:val="0"/>
          <w:numId w:val="99"/>
        </w:numPr>
        <w:spacing w:before="0" w:after="0"/>
      </w:pPr>
      <w:ins w:id="301" w:author="Surani, Arvind" w:date="2019-05-20T14:02:00Z">
        <w:r>
          <w:t>RSG mode</w:t>
        </w:r>
      </w:ins>
      <w:ins w:id="302" w:author="Surani, Arvind" w:date="2019-05-20T14:03:00Z">
        <w:r>
          <w:t xml:space="preserve">l </w:t>
        </w:r>
      </w:ins>
      <w:ins w:id="303" w:author="Surani, Arvind" w:date="2019-05-20T14:00:00Z">
        <w:r>
          <w:t>scenario generation</w:t>
        </w:r>
      </w:ins>
      <w:del w:id="304" w:author="Surani, Arvind" w:date="2019-05-20T14:00:00Z">
        <w:r w:rsidR="00F2664A" w:rsidDel="002962C5">
          <w:delText>critical scenario a</w:delText>
        </w:r>
      </w:del>
      <w:del w:id="305" w:author="Surani, Arvind" w:date="2019-05-20T14:01:00Z">
        <w:r w:rsidR="00F2664A" w:rsidDel="002962C5">
          <w:delText>ccess</w:delText>
        </w:r>
      </w:del>
      <w:ins w:id="306" w:author="Surani, Arvind" w:date="2019-05-20T14:01:00Z">
        <w:r>
          <w:t xml:space="preserve"> only</w:t>
        </w:r>
      </w:ins>
      <w:r w:rsidR="00F2664A">
        <w:t xml:space="preserve"> – the ability to access </w:t>
      </w:r>
      <w:ins w:id="307" w:author="Surani, Arvind" w:date="2019-05-20T14:02:00Z">
        <w:r>
          <w:t xml:space="preserve">a full set of RSG </w:t>
        </w:r>
      </w:ins>
      <w:del w:id="308" w:author="Surani, Arvind" w:date="2019-05-20T14:02:00Z">
        <w:r w:rsidR="00F2664A" w:rsidDel="002962C5">
          <w:delText xml:space="preserve">critical </w:delText>
        </w:r>
      </w:del>
      <w:r w:rsidR="00F2664A">
        <w:t>scenarios</w:t>
      </w:r>
      <w:r w:rsidR="00955348">
        <w:t>. This data</w:t>
      </w:r>
      <w:r w:rsidR="00F2664A">
        <w:t xml:space="preserve"> will be </w:t>
      </w:r>
      <w:r w:rsidR="00955348">
        <w:t xml:space="preserve">written to the </w:t>
      </w:r>
      <w:r w:rsidR="00F2664A">
        <w:t xml:space="preserve">windows shared storage, and is to be accessible across all business units. This data is expected to </w:t>
      </w:r>
      <w:r w:rsidR="00955348">
        <w:t>require significant volume</w:t>
      </w:r>
      <w:ins w:id="309" w:author="Surani, Arvind" w:date="2019-05-20T14:05:00Z">
        <w:r>
          <w:t xml:space="preserve"> </w:t>
        </w:r>
      </w:ins>
      <w:ins w:id="310" w:author="Surani, Arvind" w:date="2019-05-20T14:06:00Z">
        <w:r>
          <w:t xml:space="preserve">(500k RSG will be of the order of 20GB, however initial </w:t>
        </w:r>
        <w:r w:rsidR="002C3EFC">
          <w:t>ICM operations will rely on 100k</w:t>
        </w:r>
      </w:ins>
      <w:ins w:id="311" w:author="Surani, Arvind" w:date="2019-05-20T14:07:00Z">
        <w:r w:rsidR="002C3EFC">
          <w:t xml:space="preserve"> RSG executions)</w:t>
        </w:r>
      </w:ins>
      <w:ins w:id="312" w:author="Surani, Arvind" w:date="2019-05-20T14:09:00Z">
        <w:r w:rsidR="002C3EFC">
          <w:t>.</w:t>
        </w:r>
      </w:ins>
      <w:del w:id="313" w:author="Surani, Arvind" w:date="2019-05-20T14:05:00Z">
        <w:r w:rsidR="00955348" w:rsidDel="002962C5">
          <w:delText>.</w:delText>
        </w:r>
      </w:del>
    </w:p>
    <w:p w14:paraId="6AD71CA8" w14:textId="77777777" w:rsidR="00B71633" w:rsidRDefault="00B71633" w:rsidP="00E35332">
      <w:pPr>
        <w:spacing w:before="0" w:after="0"/>
        <w:ind w:left="360"/>
      </w:pPr>
    </w:p>
    <w:p w14:paraId="57323E39" w14:textId="662C848B" w:rsidR="003B68BC" w:rsidRPr="00266FF7" w:rsidRDefault="003B68BC" w:rsidP="00E35332">
      <w:pPr>
        <w:spacing w:before="0" w:after="0"/>
        <w:ind w:left="360"/>
        <w:rPr>
          <w:b/>
        </w:rPr>
      </w:pPr>
      <w:r>
        <w:rPr>
          <w:b/>
        </w:rPr>
        <w:t>Resilience</w:t>
      </w:r>
    </w:p>
    <w:p w14:paraId="4B4E0C7C" w14:textId="5DD067E0" w:rsidR="002A0B6D" w:rsidRDefault="003B68BC" w:rsidP="003B68BC">
      <w:pPr>
        <w:pStyle w:val="NoSpacing"/>
        <w:ind w:left="360"/>
      </w:pPr>
      <w:r w:rsidRPr="00D2021E">
        <w:t xml:space="preserve">The </w:t>
      </w:r>
      <w:r w:rsidR="002A0B6D">
        <w:t xml:space="preserve">windows </w:t>
      </w:r>
      <w:r w:rsidR="00A87877">
        <w:t xml:space="preserve">and </w:t>
      </w:r>
      <w:r w:rsidR="002A0B6D">
        <w:t xml:space="preserve">linux </w:t>
      </w:r>
      <w:r w:rsidR="00A87877">
        <w:t xml:space="preserve">shared </w:t>
      </w:r>
      <w:r w:rsidR="002A0B6D" w:rsidRPr="00D2021E">
        <w:t xml:space="preserve">storage is provided by a set of </w:t>
      </w:r>
      <w:r w:rsidR="002A0B6D">
        <w:t xml:space="preserve">virtual </w:t>
      </w:r>
      <w:r w:rsidR="002A0B6D" w:rsidRPr="00D2021E">
        <w:t>servers separated across environments</w:t>
      </w:r>
      <w:r w:rsidR="002A0B6D">
        <w:t>. The underlying storage device has an SLA of 99.9% availability.</w:t>
      </w:r>
    </w:p>
    <w:p w14:paraId="49B1515F" w14:textId="328B7471" w:rsidR="002A0B6D" w:rsidRDefault="002A0B6D" w:rsidP="003B68BC">
      <w:pPr>
        <w:pStyle w:val="NoSpacing"/>
        <w:ind w:left="360"/>
      </w:pPr>
    </w:p>
    <w:p w14:paraId="2AFEDF1B" w14:textId="1F40645C" w:rsidR="002A0B6D" w:rsidRPr="00266FF7" w:rsidRDefault="002A0B6D" w:rsidP="003B68BC">
      <w:pPr>
        <w:pStyle w:val="NoSpacing"/>
        <w:ind w:left="360"/>
        <w:rPr>
          <w:b/>
        </w:rPr>
      </w:pPr>
      <w:r w:rsidRPr="00266FF7">
        <w:rPr>
          <w:b/>
        </w:rPr>
        <w:t>Recoverability</w:t>
      </w:r>
    </w:p>
    <w:p w14:paraId="72DCB26D" w14:textId="3F798B62" w:rsidR="002A0B6D" w:rsidRDefault="009557E2" w:rsidP="002A0B6D">
      <w:pPr>
        <w:pStyle w:val="NoSpacing"/>
        <w:ind w:left="360"/>
      </w:pPr>
      <w:r>
        <w:t>Both the windows and</w:t>
      </w:r>
      <w:r w:rsidR="002A0B6D">
        <w:t xml:space="preserve"> linux storage is back up as a snapshot in the following manner.</w:t>
      </w:r>
    </w:p>
    <w:tbl>
      <w:tblPr>
        <w:tblW w:w="7394" w:type="dxa"/>
        <w:tblInd w:w="421" w:type="dxa"/>
        <w:tblLook w:val="04A0" w:firstRow="1" w:lastRow="0" w:firstColumn="1" w:lastColumn="0" w:noHBand="0" w:noVBand="1"/>
      </w:tblPr>
      <w:tblGrid>
        <w:gridCol w:w="1594"/>
        <w:gridCol w:w="1382"/>
        <w:gridCol w:w="1134"/>
        <w:gridCol w:w="3284"/>
      </w:tblGrid>
      <w:tr w:rsidR="002A0B6D" w:rsidRPr="00D2021E" w14:paraId="30ABB5F6" w14:textId="77777777" w:rsidTr="00266FF7">
        <w:trPr>
          <w:trHeight w:val="600"/>
        </w:trPr>
        <w:tc>
          <w:tcPr>
            <w:tcW w:w="1594" w:type="dxa"/>
            <w:tcBorders>
              <w:top w:val="single" w:sz="4" w:space="0" w:color="auto"/>
              <w:left w:val="single" w:sz="4" w:space="0" w:color="auto"/>
              <w:bottom w:val="single" w:sz="4" w:space="0" w:color="auto"/>
              <w:right w:val="single" w:sz="4" w:space="0" w:color="auto"/>
            </w:tcBorders>
            <w:shd w:val="clear" w:color="auto" w:fill="E5B8B7" w:themeFill="accent2" w:themeFillTint="66"/>
            <w:noWrap/>
            <w:vAlign w:val="bottom"/>
            <w:hideMark/>
          </w:tcPr>
          <w:p w14:paraId="1AB2A2BD" w14:textId="77777777" w:rsidR="002A0B6D" w:rsidRPr="00D2021E" w:rsidRDefault="002A0B6D" w:rsidP="00EA206E">
            <w:pPr>
              <w:spacing w:after="0"/>
              <w:rPr>
                <w:rFonts w:cs="Times New Roman"/>
                <w:b/>
                <w:bCs/>
                <w:color w:val="000000"/>
              </w:rPr>
            </w:pPr>
            <w:r w:rsidRPr="00D2021E">
              <w:rPr>
                <w:rFonts w:cs="Times New Roman"/>
                <w:b/>
                <w:bCs/>
                <w:color w:val="000000"/>
              </w:rPr>
              <w:t>Environment</w:t>
            </w:r>
          </w:p>
        </w:tc>
        <w:tc>
          <w:tcPr>
            <w:tcW w:w="1382" w:type="dxa"/>
            <w:tcBorders>
              <w:top w:val="single" w:sz="4" w:space="0" w:color="auto"/>
              <w:left w:val="nil"/>
              <w:bottom w:val="single" w:sz="4" w:space="0" w:color="auto"/>
              <w:right w:val="single" w:sz="4" w:space="0" w:color="auto"/>
            </w:tcBorders>
            <w:shd w:val="clear" w:color="auto" w:fill="E5B8B7" w:themeFill="accent2" w:themeFillTint="66"/>
            <w:noWrap/>
            <w:vAlign w:val="bottom"/>
            <w:hideMark/>
          </w:tcPr>
          <w:p w14:paraId="5219F27E" w14:textId="77777777" w:rsidR="002A0B6D" w:rsidRPr="00D2021E" w:rsidRDefault="002A0B6D" w:rsidP="00EA206E">
            <w:pPr>
              <w:spacing w:after="0"/>
              <w:rPr>
                <w:rFonts w:cs="Times New Roman"/>
                <w:b/>
                <w:bCs/>
                <w:color w:val="000000"/>
              </w:rPr>
            </w:pPr>
            <w:r w:rsidRPr="00D2021E">
              <w:rPr>
                <w:rFonts w:cs="Times New Roman"/>
                <w:b/>
                <w:bCs/>
                <w:color w:val="000000"/>
              </w:rPr>
              <w:t>Incremental</w:t>
            </w:r>
          </w:p>
        </w:tc>
        <w:tc>
          <w:tcPr>
            <w:tcW w:w="1134" w:type="dxa"/>
            <w:tcBorders>
              <w:top w:val="single" w:sz="4" w:space="0" w:color="auto"/>
              <w:left w:val="nil"/>
              <w:bottom w:val="single" w:sz="4" w:space="0" w:color="auto"/>
              <w:right w:val="single" w:sz="4" w:space="0" w:color="auto"/>
            </w:tcBorders>
            <w:shd w:val="clear" w:color="auto" w:fill="E5B8B7" w:themeFill="accent2" w:themeFillTint="66"/>
            <w:noWrap/>
            <w:vAlign w:val="bottom"/>
            <w:hideMark/>
          </w:tcPr>
          <w:p w14:paraId="4878B0B4" w14:textId="77777777" w:rsidR="002A0B6D" w:rsidRPr="00D2021E" w:rsidRDefault="002A0B6D" w:rsidP="00EA206E">
            <w:pPr>
              <w:spacing w:after="0"/>
              <w:rPr>
                <w:rFonts w:cs="Times New Roman"/>
                <w:b/>
                <w:bCs/>
                <w:color w:val="000000"/>
              </w:rPr>
            </w:pPr>
            <w:r w:rsidRPr="00D2021E">
              <w:rPr>
                <w:rFonts w:cs="Times New Roman"/>
                <w:b/>
                <w:bCs/>
                <w:color w:val="000000"/>
              </w:rPr>
              <w:t>Full</w:t>
            </w:r>
          </w:p>
        </w:tc>
        <w:tc>
          <w:tcPr>
            <w:tcW w:w="3284" w:type="dxa"/>
            <w:tcBorders>
              <w:top w:val="single" w:sz="4" w:space="0" w:color="auto"/>
              <w:left w:val="nil"/>
              <w:bottom w:val="single" w:sz="4" w:space="0" w:color="auto"/>
              <w:right w:val="single" w:sz="4" w:space="0" w:color="auto"/>
            </w:tcBorders>
            <w:shd w:val="clear" w:color="auto" w:fill="E5B8B7" w:themeFill="accent2" w:themeFillTint="66"/>
            <w:vAlign w:val="bottom"/>
            <w:hideMark/>
          </w:tcPr>
          <w:p w14:paraId="591FB691" w14:textId="77777777" w:rsidR="002A0B6D" w:rsidRPr="00D2021E" w:rsidRDefault="002A0B6D" w:rsidP="00EA206E">
            <w:pPr>
              <w:spacing w:after="0"/>
              <w:rPr>
                <w:rFonts w:cs="Times New Roman"/>
                <w:b/>
                <w:bCs/>
                <w:color w:val="000000"/>
              </w:rPr>
            </w:pPr>
            <w:r w:rsidRPr="00D2021E">
              <w:rPr>
                <w:rFonts w:cs="Times New Roman"/>
                <w:b/>
                <w:bCs/>
                <w:color w:val="000000"/>
              </w:rPr>
              <w:t xml:space="preserve">Retention </w:t>
            </w:r>
            <w:r w:rsidRPr="00D2021E">
              <w:rPr>
                <w:rFonts w:cs="Times New Roman"/>
                <w:b/>
                <w:bCs/>
                <w:color w:val="000000"/>
              </w:rPr>
              <w:br/>
              <w:t>Backup Archive</w:t>
            </w:r>
          </w:p>
        </w:tc>
      </w:tr>
      <w:tr w:rsidR="002A0B6D" w:rsidRPr="00D2021E" w14:paraId="5F812EE7" w14:textId="77777777" w:rsidTr="00266FF7">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46707DAD" w14:textId="77777777" w:rsidR="002A0B6D" w:rsidRPr="00D2021E" w:rsidRDefault="002A0B6D" w:rsidP="00EA206E">
            <w:pPr>
              <w:spacing w:after="0"/>
              <w:rPr>
                <w:rFonts w:cs="Times New Roman"/>
                <w:color w:val="000000"/>
              </w:rPr>
            </w:pPr>
            <w:r w:rsidRPr="00D2021E">
              <w:rPr>
                <w:rFonts w:cs="Times New Roman"/>
                <w:color w:val="000000"/>
              </w:rPr>
              <w:t xml:space="preserve">test, development </w:t>
            </w:r>
          </w:p>
        </w:tc>
        <w:tc>
          <w:tcPr>
            <w:tcW w:w="1382" w:type="dxa"/>
            <w:tcBorders>
              <w:top w:val="nil"/>
              <w:left w:val="nil"/>
              <w:bottom w:val="single" w:sz="4" w:space="0" w:color="auto"/>
              <w:right w:val="single" w:sz="4" w:space="0" w:color="auto"/>
            </w:tcBorders>
            <w:shd w:val="clear" w:color="auto" w:fill="auto"/>
            <w:noWrap/>
            <w:vAlign w:val="bottom"/>
            <w:hideMark/>
          </w:tcPr>
          <w:p w14:paraId="6492317C" w14:textId="77777777" w:rsidR="002A0B6D" w:rsidRPr="00D2021E" w:rsidRDefault="002A0B6D" w:rsidP="00EA206E">
            <w:pPr>
              <w:spacing w:after="0"/>
              <w:rPr>
                <w:rFonts w:cs="Times New Roman"/>
                <w:color w:val="000000"/>
              </w:rPr>
            </w:pPr>
            <w:r>
              <w:rPr>
                <w:rFonts w:cs="Times New Roman"/>
                <w:color w:val="000000"/>
              </w:rPr>
              <w:t>d</w:t>
            </w:r>
            <w:r w:rsidRPr="00D2021E">
              <w:rPr>
                <w:rFonts w:cs="Times New Roman"/>
                <w:color w:val="000000"/>
              </w:rPr>
              <w:t>aily</w:t>
            </w:r>
          </w:p>
        </w:tc>
        <w:tc>
          <w:tcPr>
            <w:tcW w:w="1134" w:type="dxa"/>
            <w:tcBorders>
              <w:top w:val="nil"/>
              <w:left w:val="nil"/>
              <w:bottom w:val="single" w:sz="4" w:space="0" w:color="auto"/>
              <w:right w:val="single" w:sz="4" w:space="0" w:color="auto"/>
            </w:tcBorders>
            <w:shd w:val="clear" w:color="auto" w:fill="auto"/>
            <w:noWrap/>
            <w:vAlign w:val="bottom"/>
            <w:hideMark/>
          </w:tcPr>
          <w:p w14:paraId="57814181" w14:textId="77777777" w:rsidR="002A0B6D" w:rsidRPr="00D2021E" w:rsidRDefault="002A0B6D" w:rsidP="00EA206E">
            <w:pPr>
              <w:spacing w:after="0"/>
              <w:rPr>
                <w:rFonts w:cs="Times New Roman"/>
                <w:color w:val="000000"/>
              </w:rPr>
            </w:pPr>
            <w:r>
              <w:rPr>
                <w:rFonts w:cs="Times New Roman"/>
                <w:color w:val="000000"/>
              </w:rPr>
              <w:t>w</w:t>
            </w:r>
            <w:r w:rsidRPr="00D2021E">
              <w:rPr>
                <w:rFonts w:cs="Times New Roman"/>
                <w:color w:val="000000"/>
              </w:rPr>
              <w:t>eekly</w:t>
            </w:r>
          </w:p>
        </w:tc>
        <w:tc>
          <w:tcPr>
            <w:tcW w:w="3284" w:type="dxa"/>
            <w:tcBorders>
              <w:top w:val="nil"/>
              <w:left w:val="nil"/>
              <w:bottom w:val="single" w:sz="4" w:space="0" w:color="auto"/>
              <w:right w:val="single" w:sz="4" w:space="0" w:color="auto"/>
            </w:tcBorders>
            <w:shd w:val="clear" w:color="auto" w:fill="auto"/>
            <w:noWrap/>
            <w:vAlign w:val="bottom"/>
            <w:hideMark/>
          </w:tcPr>
          <w:p w14:paraId="14BADB71" w14:textId="77777777" w:rsidR="002A0B6D" w:rsidRPr="00D2021E" w:rsidRDefault="002A0B6D" w:rsidP="00EA206E">
            <w:pPr>
              <w:spacing w:after="0"/>
              <w:jc w:val="right"/>
              <w:rPr>
                <w:rFonts w:cs="Times New Roman"/>
                <w:color w:val="000000"/>
              </w:rPr>
            </w:pPr>
            <w:r w:rsidRPr="00D2021E">
              <w:rPr>
                <w:rFonts w:cs="Times New Roman"/>
                <w:color w:val="000000"/>
              </w:rPr>
              <w:t>35</w:t>
            </w:r>
            <w:r>
              <w:rPr>
                <w:rFonts w:cs="Times New Roman"/>
                <w:color w:val="000000"/>
              </w:rPr>
              <w:t xml:space="preserve"> days</w:t>
            </w:r>
          </w:p>
        </w:tc>
      </w:tr>
      <w:tr w:rsidR="002A0B6D" w:rsidRPr="00D2021E" w14:paraId="0FA9A10B" w14:textId="77777777" w:rsidTr="00266FF7">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79F13E3D" w14:textId="77777777" w:rsidR="002A0B6D" w:rsidRPr="00D2021E" w:rsidRDefault="002A0B6D" w:rsidP="00EA206E">
            <w:pPr>
              <w:spacing w:after="0"/>
              <w:rPr>
                <w:rFonts w:cs="Times New Roman"/>
                <w:color w:val="000000"/>
              </w:rPr>
            </w:pPr>
            <w:r w:rsidRPr="00D2021E">
              <w:rPr>
                <w:rFonts w:cs="Times New Roman"/>
                <w:color w:val="000000"/>
              </w:rPr>
              <w:t>pre-production</w:t>
            </w:r>
          </w:p>
        </w:tc>
        <w:tc>
          <w:tcPr>
            <w:tcW w:w="1382" w:type="dxa"/>
            <w:tcBorders>
              <w:top w:val="nil"/>
              <w:left w:val="nil"/>
              <w:bottom w:val="single" w:sz="4" w:space="0" w:color="auto"/>
              <w:right w:val="single" w:sz="4" w:space="0" w:color="auto"/>
            </w:tcBorders>
            <w:shd w:val="clear" w:color="auto" w:fill="auto"/>
            <w:noWrap/>
            <w:vAlign w:val="bottom"/>
            <w:hideMark/>
          </w:tcPr>
          <w:p w14:paraId="36EDA0B3" w14:textId="77777777" w:rsidR="002A0B6D" w:rsidRPr="00D2021E" w:rsidRDefault="002A0B6D" w:rsidP="00EA206E">
            <w:pPr>
              <w:spacing w:after="0"/>
              <w:rPr>
                <w:rFonts w:cs="Times New Roman"/>
                <w:color w:val="000000"/>
              </w:rPr>
            </w:pPr>
            <w:r>
              <w:rPr>
                <w:rFonts w:cs="Times New Roman"/>
                <w:color w:val="000000"/>
              </w:rPr>
              <w:t>d</w:t>
            </w:r>
            <w:r w:rsidRPr="00D2021E">
              <w:rPr>
                <w:rFonts w:cs="Times New Roman"/>
                <w:color w:val="000000"/>
              </w:rPr>
              <w:t>aily</w:t>
            </w:r>
          </w:p>
        </w:tc>
        <w:tc>
          <w:tcPr>
            <w:tcW w:w="1134" w:type="dxa"/>
            <w:tcBorders>
              <w:top w:val="nil"/>
              <w:left w:val="nil"/>
              <w:bottom w:val="single" w:sz="4" w:space="0" w:color="auto"/>
              <w:right w:val="single" w:sz="4" w:space="0" w:color="auto"/>
            </w:tcBorders>
            <w:shd w:val="clear" w:color="auto" w:fill="auto"/>
            <w:noWrap/>
            <w:vAlign w:val="bottom"/>
            <w:hideMark/>
          </w:tcPr>
          <w:p w14:paraId="553AB44A" w14:textId="77777777" w:rsidR="002A0B6D" w:rsidRPr="00D2021E" w:rsidRDefault="002A0B6D" w:rsidP="00EA206E">
            <w:pPr>
              <w:spacing w:after="0"/>
              <w:rPr>
                <w:rFonts w:cs="Times New Roman"/>
                <w:color w:val="000000"/>
              </w:rPr>
            </w:pPr>
            <w:r>
              <w:rPr>
                <w:rFonts w:cs="Times New Roman"/>
                <w:color w:val="000000"/>
              </w:rPr>
              <w:t>w</w:t>
            </w:r>
            <w:r w:rsidRPr="00D2021E">
              <w:rPr>
                <w:rFonts w:cs="Times New Roman"/>
                <w:color w:val="000000"/>
              </w:rPr>
              <w:t>eekly</w:t>
            </w:r>
          </w:p>
        </w:tc>
        <w:tc>
          <w:tcPr>
            <w:tcW w:w="3284" w:type="dxa"/>
            <w:tcBorders>
              <w:top w:val="nil"/>
              <w:left w:val="nil"/>
              <w:bottom w:val="single" w:sz="4" w:space="0" w:color="auto"/>
              <w:right w:val="single" w:sz="4" w:space="0" w:color="auto"/>
            </w:tcBorders>
            <w:shd w:val="clear" w:color="auto" w:fill="auto"/>
            <w:noWrap/>
            <w:vAlign w:val="bottom"/>
            <w:hideMark/>
          </w:tcPr>
          <w:p w14:paraId="48235CBD" w14:textId="77777777" w:rsidR="002A0B6D" w:rsidRPr="00D2021E" w:rsidRDefault="002A0B6D" w:rsidP="00EA206E">
            <w:pPr>
              <w:spacing w:after="0"/>
              <w:jc w:val="right"/>
              <w:rPr>
                <w:rFonts w:cs="Times New Roman"/>
                <w:color w:val="000000"/>
              </w:rPr>
            </w:pPr>
            <w:r w:rsidRPr="00D2021E">
              <w:rPr>
                <w:rFonts w:cs="Times New Roman"/>
                <w:color w:val="000000"/>
              </w:rPr>
              <w:t>35</w:t>
            </w:r>
            <w:r>
              <w:rPr>
                <w:rFonts w:cs="Times New Roman"/>
                <w:color w:val="000000"/>
              </w:rPr>
              <w:t xml:space="preserve"> days</w:t>
            </w:r>
          </w:p>
        </w:tc>
      </w:tr>
      <w:tr w:rsidR="002A0B6D" w:rsidRPr="00D2021E" w14:paraId="3C2C58BB" w14:textId="77777777" w:rsidTr="00266FF7">
        <w:trPr>
          <w:trHeight w:val="6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7993E96D" w14:textId="77777777" w:rsidR="002A0B6D" w:rsidRPr="00D2021E" w:rsidRDefault="002A0B6D" w:rsidP="00EA206E">
            <w:pPr>
              <w:spacing w:after="0"/>
              <w:rPr>
                <w:rFonts w:cs="Times New Roman"/>
                <w:color w:val="000000"/>
              </w:rPr>
            </w:pPr>
            <w:r w:rsidRPr="00D2021E">
              <w:rPr>
                <w:rFonts w:cs="Times New Roman"/>
                <w:color w:val="000000"/>
              </w:rPr>
              <w:t>production</w:t>
            </w:r>
          </w:p>
        </w:tc>
        <w:tc>
          <w:tcPr>
            <w:tcW w:w="1382" w:type="dxa"/>
            <w:tcBorders>
              <w:top w:val="nil"/>
              <w:left w:val="nil"/>
              <w:bottom w:val="single" w:sz="4" w:space="0" w:color="auto"/>
              <w:right w:val="single" w:sz="4" w:space="0" w:color="auto"/>
            </w:tcBorders>
            <w:shd w:val="clear" w:color="auto" w:fill="auto"/>
            <w:noWrap/>
            <w:vAlign w:val="bottom"/>
            <w:hideMark/>
          </w:tcPr>
          <w:p w14:paraId="3A6EF0E9" w14:textId="77777777" w:rsidR="002A0B6D" w:rsidRPr="00D2021E" w:rsidRDefault="002A0B6D" w:rsidP="00EA206E">
            <w:pPr>
              <w:spacing w:after="0"/>
              <w:rPr>
                <w:rFonts w:cs="Times New Roman"/>
                <w:color w:val="000000"/>
              </w:rPr>
            </w:pPr>
            <w:r>
              <w:rPr>
                <w:rFonts w:cs="Times New Roman"/>
                <w:color w:val="000000"/>
              </w:rPr>
              <w:t>d</w:t>
            </w:r>
            <w:r w:rsidRPr="00D2021E">
              <w:rPr>
                <w:rFonts w:cs="Times New Roman"/>
                <w:color w:val="000000"/>
              </w:rPr>
              <w:t>aily</w:t>
            </w:r>
          </w:p>
        </w:tc>
        <w:tc>
          <w:tcPr>
            <w:tcW w:w="1134" w:type="dxa"/>
            <w:tcBorders>
              <w:top w:val="nil"/>
              <w:left w:val="nil"/>
              <w:bottom w:val="single" w:sz="4" w:space="0" w:color="auto"/>
              <w:right w:val="single" w:sz="4" w:space="0" w:color="auto"/>
            </w:tcBorders>
            <w:shd w:val="clear" w:color="auto" w:fill="auto"/>
            <w:vAlign w:val="bottom"/>
            <w:hideMark/>
          </w:tcPr>
          <w:p w14:paraId="4D1CED4A" w14:textId="77777777" w:rsidR="002A0B6D" w:rsidRPr="00D2021E" w:rsidRDefault="002A0B6D" w:rsidP="00EA206E">
            <w:pPr>
              <w:spacing w:after="0"/>
              <w:rPr>
                <w:rFonts w:cs="Times New Roman"/>
                <w:color w:val="000000"/>
              </w:rPr>
            </w:pPr>
            <w:r>
              <w:rPr>
                <w:rFonts w:cs="Times New Roman"/>
                <w:color w:val="000000"/>
              </w:rPr>
              <w:t>w</w:t>
            </w:r>
            <w:r w:rsidRPr="00D2021E">
              <w:rPr>
                <w:rFonts w:cs="Times New Roman"/>
                <w:color w:val="000000"/>
              </w:rPr>
              <w:t>eekly</w:t>
            </w:r>
            <w:r w:rsidRPr="00D2021E">
              <w:rPr>
                <w:rFonts w:cs="Times New Roman"/>
                <w:color w:val="000000"/>
              </w:rPr>
              <w:br/>
            </w:r>
            <w:r>
              <w:rPr>
                <w:rFonts w:cs="Times New Roman"/>
                <w:color w:val="000000"/>
              </w:rPr>
              <w:t>m</w:t>
            </w:r>
            <w:r w:rsidRPr="00D2021E">
              <w:rPr>
                <w:rFonts w:cs="Times New Roman"/>
                <w:color w:val="000000"/>
              </w:rPr>
              <w:t>onthly</w:t>
            </w:r>
          </w:p>
        </w:tc>
        <w:tc>
          <w:tcPr>
            <w:tcW w:w="3284" w:type="dxa"/>
            <w:tcBorders>
              <w:top w:val="nil"/>
              <w:left w:val="nil"/>
              <w:bottom w:val="single" w:sz="4" w:space="0" w:color="auto"/>
              <w:right w:val="single" w:sz="4" w:space="0" w:color="auto"/>
            </w:tcBorders>
            <w:shd w:val="clear" w:color="auto" w:fill="auto"/>
            <w:vAlign w:val="bottom"/>
            <w:hideMark/>
          </w:tcPr>
          <w:p w14:paraId="69C81722" w14:textId="7C678C9F" w:rsidR="002A0B6D" w:rsidRPr="00D2021E" w:rsidRDefault="00D9727E" w:rsidP="00EA206E">
            <w:pPr>
              <w:spacing w:after="0"/>
              <w:jc w:val="right"/>
              <w:rPr>
                <w:rFonts w:cs="Times New Roman"/>
                <w:color w:val="000000"/>
              </w:rPr>
            </w:pPr>
            <w:r>
              <w:rPr>
                <w:rFonts w:cs="Times New Roman"/>
                <w:color w:val="000000"/>
              </w:rPr>
              <w:t>1 Year</w:t>
            </w:r>
            <w:r w:rsidR="002A0B6D" w:rsidRPr="00D2021E">
              <w:rPr>
                <w:rFonts w:cs="Times New Roman"/>
                <w:color w:val="000000"/>
              </w:rPr>
              <w:br/>
              <w:t>7 Years</w:t>
            </w:r>
          </w:p>
        </w:tc>
      </w:tr>
    </w:tbl>
    <w:p w14:paraId="686C81BA" w14:textId="77777777" w:rsidR="002A0B6D" w:rsidRDefault="002A0B6D" w:rsidP="003B68BC">
      <w:pPr>
        <w:pStyle w:val="NoSpacing"/>
        <w:ind w:left="360"/>
      </w:pPr>
    </w:p>
    <w:p w14:paraId="511FEE82" w14:textId="77777777" w:rsidR="002A0B6D" w:rsidRDefault="002A0B6D" w:rsidP="003B68BC">
      <w:pPr>
        <w:pStyle w:val="NoSpacing"/>
        <w:ind w:left="360"/>
      </w:pPr>
    </w:p>
    <w:p w14:paraId="1C7E56F5" w14:textId="77777777" w:rsidR="002A0B6D" w:rsidRDefault="002A0B6D" w:rsidP="003B68BC">
      <w:pPr>
        <w:pStyle w:val="NoSpacing"/>
        <w:ind w:left="360"/>
      </w:pPr>
    </w:p>
    <w:p w14:paraId="23724658" w14:textId="77F33711" w:rsidR="002A0B6D" w:rsidRDefault="002A0B6D" w:rsidP="003B68BC">
      <w:pPr>
        <w:pStyle w:val="NoSpacing"/>
        <w:ind w:left="360"/>
        <w:rPr>
          <w:b/>
        </w:rPr>
      </w:pPr>
      <w:r w:rsidRPr="00266FF7">
        <w:rPr>
          <w:b/>
        </w:rPr>
        <w:t>Disaster Recovery</w:t>
      </w:r>
    </w:p>
    <w:p w14:paraId="34A58F18" w14:textId="5D264F75" w:rsidR="002A0B6D" w:rsidRPr="00266FF7" w:rsidRDefault="002A0B6D" w:rsidP="002A0B6D">
      <w:pPr>
        <w:pStyle w:val="NoSpacing"/>
        <w:ind w:left="360"/>
      </w:pPr>
      <w:r w:rsidRPr="00266FF7">
        <w:t xml:space="preserve">The Woking and Hayes data centres communicate through two 8Gbps network connections. The shared storage is active in Woking and passive in Hayes. The storage data is synchronously replicated between Woking and Hayes. Therefore, the RPO (recovery point objective) is </w:t>
      </w:r>
      <w:r w:rsidR="00A87877">
        <w:t xml:space="preserve">close to </w:t>
      </w:r>
      <w:r w:rsidRPr="00266FF7">
        <w:t xml:space="preserve">zero, which means that data </w:t>
      </w:r>
      <w:r w:rsidR="00A87877">
        <w:t xml:space="preserve">loss will be minimal </w:t>
      </w:r>
      <w:r w:rsidRPr="00266FF7">
        <w:t>in a disaster event.</w:t>
      </w:r>
    </w:p>
    <w:p w14:paraId="4894741F" w14:textId="4E6F4D35" w:rsidR="002A0B6D" w:rsidRPr="002A0B6D" w:rsidRDefault="002A0B6D" w:rsidP="002A0B6D">
      <w:pPr>
        <w:pStyle w:val="NoSpacing"/>
        <w:ind w:left="360"/>
      </w:pPr>
      <w:r w:rsidRPr="00266FF7">
        <w:t>Passive network file servers are provisioned in Hayes and would become active during a full failover scenario only. RTO (recovery time objective) for disaster recovery is 24 hours and is in line with the current SLA for GHO systems.</w:t>
      </w:r>
    </w:p>
    <w:p w14:paraId="3A926EB0" w14:textId="77777777" w:rsidR="002A0B6D" w:rsidRDefault="002A0B6D" w:rsidP="003B68BC">
      <w:pPr>
        <w:pStyle w:val="NoSpacing"/>
        <w:ind w:left="360"/>
      </w:pPr>
    </w:p>
    <w:p w14:paraId="12FD4B0A" w14:textId="138C3E0A" w:rsidR="00BB6A4F" w:rsidRDefault="00BB6A4F" w:rsidP="001248CB">
      <w:pPr>
        <w:spacing w:before="0" w:after="0"/>
        <w:ind w:firstLine="284"/>
      </w:pPr>
      <w:r>
        <w:br w:type="page"/>
      </w:r>
    </w:p>
    <w:p w14:paraId="6B883BDB" w14:textId="43DCE1BA" w:rsidR="00E8422E" w:rsidRPr="00C60E51" w:rsidRDefault="00E8422E" w:rsidP="00E8422E">
      <w:pPr>
        <w:pStyle w:val="Heading2"/>
        <w:ind w:hanging="508"/>
        <w:rPr>
          <w:rStyle w:val="Heading2Char"/>
          <w:b/>
        </w:rPr>
      </w:pPr>
      <w:bookmarkStart w:id="314" w:name="_Toc1546825"/>
      <w:bookmarkStart w:id="315" w:name="_Toc3208625"/>
      <w:bookmarkStart w:id="316" w:name="_Toc4080075"/>
      <w:bookmarkStart w:id="317" w:name="_Toc4146996"/>
      <w:bookmarkStart w:id="318" w:name="_Toc4146997"/>
      <w:bookmarkEnd w:id="314"/>
      <w:bookmarkEnd w:id="315"/>
      <w:bookmarkEnd w:id="316"/>
      <w:bookmarkEnd w:id="317"/>
      <w:r>
        <w:rPr>
          <w:rStyle w:val="Heading2Char"/>
          <w:b/>
        </w:rPr>
        <w:lastRenderedPageBreak/>
        <w:t>Network Connectivity</w:t>
      </w:r>
      <w:bookmarkEnd w:id="318"/>
    </w:p>
    <w:p w14:paraId="646D2E2D" w14:textId="77777777" w:rsidR="00E8422E" w:rsidRDefault="00E8422E" w:rsidP="00E8422E">
      <w:pPr>
        <w:spacing w:before="0" w:after="0"/>
        <w:jc w:val="left"/>
      </w:pPr>
    </w:p>
    <w:p w14:paraId="0D661522" w14:textId="28A9F75B" w:rsidR="00C60E51" w:rsidRDefault="00E8422E" w:rsidP="00E8422E">
      <w:pPr>
        <w:spacing w:before="0" w:after="0"/>
        <w:ind w:left="284"/>
        <w:jc w:val="left"/>
      </w:pPr>
      <w:r>
        <w:t xml:space="preserve">The following diagram provides a </w:t>
      </w:r>
      <w:r w:rsidR="00485914">
        <w:t>high-level</w:t>
      </w:r>
      <w:r>
        <w:t xml:space="preserve"> view of the components of the ICM solution and their network locations.</w:t>
      </w:r>
    </w:p>
    <w:p w14:paraId="6B767D04" w14:textId="3BA6E762" w:rsidR="00E8422E" w:rsidRDefault="00E8422E" w:rsidP="00E8422E">
      <w:pPr>
        <w:spacing w:before="0" w:after="0"/>
        <w:ind w:left="284"/>
        <w:jc w:val="left"/>
      </w:pPr>
    </w:p>
    <w:p w14:paraId="0D0767DB" w14:textId="21C32A53" w:rsidR="00E8422E" w:rsidRDefault="001841DF">
      <w:pPr>
        <w:spacing w:before="0" w:after="0"/>
        <w:ind w:left="-284"/>
        <w:jc w:val="left"/>
        <w:rPr>
          <w:noProof/>
        </w:rPr>
      </w:pPr>
      <w:r>
        <w:rPr>
          <w:noProof/>
        </w:rPr>
        <w:t xml:space="preserve"> </w:t>
      </w:r>
      <w:r w:rsidR="008230D3">
        <w:rPr>
          <w:noProof/>
        </w:rPr>
        <w:drawing>
          <wp:inline distT="0" distB="0" distL="0" distR="0" wp14:anchorId="1C590434" wp14:editId="718B8F60">
            <wp:extent cx="570103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1030" cy="4023360"/>
                    </a:xfrm>
                    <a:prstGeom prst="rect">
                      <a:avLst/>
                    </a:prstGeom>
                    <a:noFill/>
                    <a:ln>
                      <a:noFill/>
                    </a:ln>
                  </pic:spPr>
                </pic:pic>
              </a:graphicData>
            </a:graphic>
          </wp:inline>
        </w:drawing>
      </w:r>
    </w:p>
    <w:p w14:paraId="32FF6AE5" w14:textId="0BB4A371" w:rsidR="004473DC" w:rsidRDefault="004473DC">
      <w:pPr>
        <w:spacing w:before="0" w:after="0"/>
        <w:ind w:left="-284"/>
        <w:jc w:val="left"/>
      </w:pPr>
    </w:p>
    <w:p w14:paraId="2BEEEE22" w14:textId="4AD332BE" w:rsidR="004473DC" w:rsidRDefault="004473DC" w:rsidP="00266FF7">
      <w:pPr>
        <w:spacing w:before="0" w:after="0"/>
        <w:ind w:left="360"/>
      </w:pPr>
      <w:r>
        <w:t xml:space="preserve">The </w:t>
      </w:r>
      <w:r w:rsidR="00F415BE">
        <w:t>conne</w:t>
      </w:r>
      <w:r>
        <w:t xml:space="preserve">ction to Microsoft Azure will be routed </w:t>
      </w:r>
      <w:r w:rsidR="001E6D09">
        <w:t>via</w:t>
      </w:r>
      <w:r>
        <w:t xml:space="preserve"> the existing ExpressRoute </w:t>
      </w:r>
      <w:r w:rsidR="00286698">
        <w:t xml:space="preserve">connection, </w:t>
      </w:r>
      <w:r>
        <w:t>between Woking</w:t>
      </w:r>
      <w:r w:rsidR="001E6D09">
        <w:t>/</w:t>
      </w:r>
      <w:r>
        <w:t>Hayes data centres</w:t>
      </w:r>
      <w:r w:rsidR="001E6D09">
        <w:t xml:space="preserve"> and Microsoft Azure</w:t>
      </w:r>
      <w:r>
        <w:t xml:space="preserve">. </w:t>
      </w:r>
      <w:r w:rsidR="00F415BE">
        <w:t>The network</w:t>
      </w:r>
      <w:r w:rsidR="001E6D09">
        <w:t xml:space="preserve"> traffic is directed </w:t>
      </w:r>
      <w:r>
        <w:t xml:space="preserve">primarily between Woking </w:t>
      </w:r>
      <w:r w:rsidR="001E6D09">
        <w:t xml:space="preserve">data centre </w:t>
      </w:r>
      <w:r>
        <w:t>and Microsoft Azure</w:t>
      </w:r>
      <w:r w:rsidR="001E6D09">
        <w:t>.</w:t>
      </w:r>
      <w:r>
        <w:t xml:space="preserve"> </w:t>
      </w:r>
      <w:r w:rsidR="001E6D09">
        <w:t>T</w:t>
      </w:r>
      <w:r>
        <w:t xml:space="preserve">he network connection from Hayes data centre </w:t>
      </w:r>
      <w:r w:rsidR="001E6D09">
        <w:t xml:space="preserve">and Microsoft Azure </w:t>
      </w:r>
      <w:r>
        <w:t xml:space="preserve">is </w:t>
      </w:r>
      <w:r w:rsidR="001E6D09">
        <w:t xml:space="preserve">only utilised as </w:t>
      </w:r>
      <w:r>
        <w:t>a backup.</w:t>
      </w:r>
    </w:p>
    <w:p w14:paraId="0A6F6FDE" w14:textId="70233ED5" w:rsidR="004473DC" w:rsidRDefault="004473DC" w:rsidP="004473DC">
      <w:pPr>
        <w:spacing w:before="0" w:after="0"/>
        <w:ind w:left="360"/>
        <w:jc w:val="left"/>
      </w:pPr>
    </w:p>
    <w:p w14:paraId="6120C09E" w14:textId="7C6DA374" w:rsidR="004F599D" w:rsidRDefault="004473DC" w:rsidP="004473DC">
      <w:pPr>
        <w:spacing w:before="0" w:after="0"/>
        <w:ind w:left="360"/>
      </w:pPr>
      <w:r>
        <w:t xml:space="preserve">The ExpressRoute connection </w:t>
      </w:r>
      <w:r w:rsidR="004F599D">
        <w:t>has</w:t>
      </w:r>
      <w:r>
        <w:t xml:space="preserve"> </w:t>
      </w:r>
      <w:r w:rsidR="00F415BE">
        <w:t xml:space="preserve">a maximum of </w:t>
      </w:r>
      <w:r>
        <w:t>1</w:t>
      </w:r>
      <w:r w:rsidR="001E6D09">
        <w:t xml:space="preserve"> </w:t>
      </w:r>
      <w:r>
        <w:t>Gb</w:t>
      </w:r>
      <w:r w:rsidR="001E6D09">
        <w:t>ps</w:t>
      </w:r>
      <w:r w:rsidR="004F599D">
        <w:t xml:space="preserve"> bandwidth</w:t>
      </w:r>
      <w:r>
        <w:t xml:space="preserve">, and currently </w:t>
      </w:r>
      <w:r w:rsidR="004F599D">
        <w:t>700 Mb</w:t>
      </w:r>
      <w:r w:rsidR="001E6D09">
        <w:t>p</w:t>
      </w:r>
      <w:r w:rsidR="004F599D">
        <w:t xml:space="preserve">s is available. The </w:t>
      </w:r>
      <w:r w:rsidR="00343289" w:rsidRPr="00343289">
        <w:t>M&amp;GPru Enterprise Services</w:t>
      </w:r>
      <w:r w:rsidR="004F599D">
        <w:t xml:space="preserve"> network team have </w:t>
      </w:r>
      <w:r w:rsidR="001E6D09">
        <w:t>stated</w:t>
      </w:r>
      <w:r w:rsidR="004F599D">
        <w:t xml:space="preserve"> that the ExpressRoute connection is shared with M&amp;G</w:t>
      </w:r>
      <w:r w:rsidR="00343289">
        <w:t>Pru</w:t>
      </w:r>
      <w:r w:rsidR="00DB0E51">
        <w:t>.</w:t>
      </w:r>
      <w:r w:rsidR="004F599D">
        <w:t xml:space="preserve"> </w:t>
      </w:r>
    </w:p>
    <w:p w14:paraId="158AED70" w14:textId="77777777" w:rsidR="004F599D" w:rsidRDefault="004F599D" w:rsidP="004473DC">
      <w:pPr>
        <w:spacing w:before="0" w:after="0"/>
        <w:ind w:left="360"/>
      </w:pPr>
    </w:p>
    <w:p w14:paraId="132E7182" w14:textId="1575AD17" w:rsidR="004473DC" w:rsidRDefault="004F599D">
      <w:pPr>
        <w:spacing w:before="0" w:after="0"/>
        <w:ind w:left="360"/>
      </w:pPr>
      <w:r>
        <w:t>Microsoft network peering will be used with</w:t>
      </w:r>
      <w:r w:rsidR="001E6D09">
        <w:t>in</w:t>
      </w:r>
      <w:r>
        <w:t xml:space="preserve"> Microsoft Azure to complete the network connection </w:t>
      </w:r>
      <w:r w:rsidR="001E6D09">
        <w:t xml:space="preserve">through </w:t>
      </w:r>
      <w:r>
        <w:t xml:space="preserve">to WTW vGrid. </w:t>
      </w:r>
    </w:p>
    <w:p w14:paraId="1188DB47" w14:textId="4A50E6CB" w:rsidR="00AF71C9" w:rsidRDefault="00AF71C9">
      <w:pPr>
        <w:spacing w:before="0" w:after="0"/>
        <w:ind w:left="360"/>
      </w:pPr>
    </w:p>
    <w:p w14:paraId="1CB2D5D6" w14:textId="38637369" w:rsidR="00AF71C9" w:rsidRDefault="00AF71C9" w:rsidP="00266FF7">
      <w:pPr>
        <w:spacing w:before="0" w:after="0"/>
        <w:ind w:left="360"/>
      </w:pPr>
      <w:r>
        <w:t xml:space="preserve">Communication between desktops running RAFM workstation and the WTW licence server </w:t>
      </w:r>
      <w:r w:rsidR="006A5347">
        <w:t>utilises</w:t>
      </w:r>
      <w:r>
        <w:t xml:space="preserve"> the </w:t>
      </w:r>
      <w:r w:rsidR="006A5347">
        <w:t xml:space="preserve">standard internet connectivity which is routed through </w:t>
      </w:r>
      <w:r>
        <w:t>GHO BlueCoat proxy servers.</w:t>
      </w:r>
      <w:r w:rsidR="006A5347">
        <w:t xml:space="preserve"> It should be noted that c</w:t>
      </w:r>
      <w:r w:rsidR="001E6D09">
        <w:t>ommunication between execution server</w:t>
      </w:r>
      <w:r w:rsidR="00FA2D05">
        <w:t>s</w:t>
      </w:r>
      <w:r w:rsidR="001E6D09">
        <w:t xml:space="preserve"> and the WTW licence server </w:t>
      </w:r>
      <w:r w:rsidR="006A5347">
        <w:t>is</w:t>
      </w:r>
      <w:r w:rsidR="001E6D09">
        <w:t xml:space="preserve"> </w:t>
      </w:r>
      <w:r w:rsidR="006A5347">
        <w:t xml:space="preserve">routed </w:t>
      </w:r>
      <w:r w:rsidR="001E6D09">
        <w:t>through the GHO BlueCoat proxy servers</w:t>
      </w:r>
      <w:r w:rsidR="006A5347">
        <w:t>.</w:t>
      </w:r>
    </w:p>
    <w:p w14:paraId="0CB69A1F" w14:textId="5443403F" w:rsidR="00E05027" w:rsidRDefault="00E05027" w:rsidP="00266FF7">
      <w:pPr>
        <w:spacing w:before="0" w:after="0"/>
        <w:ind w:left="360"/>
      </w:pPr>
    </w:p>
    <w:p w14:paraId="33049870" w14:textId="7C145B12" w:rsidR="00E05027" w:rsidRDefault="00E05027" w:rsidP="00266FF7">
      <w:pPr>
        <w:spacing w:before="0" w:after="0"/>
        <w:ind w:left="360"/>
      </w:pPr>
      <w:r>
        <w:br w:type="page"/>
      </w:r>
    </w:p>
    <w:p w14:paraId="33F6CF14" w14:textId="6D881EA5" w:rsidR="00E05027" w:rsidRDefault="00E05027" w:rsidP="00266FF7">
      <w:pPr>
        <w:spacing w:before="0" w:after="0"/>
        <w:ind w:left="360"/>
      </w:pPr>
      <w:r>
        <w:lastRenderedPageBreak/>
        <w:t xml:space="preserve">Users based in PCA and JNL will continue to access the ICM application using the Citrix GWA portal. This provides them with the ability to load </w:t>
      </w:r>
      <w:r w:rsidR="00F415BE">
        <w:t>business unit</w:t>
      </w:r>
      <w:r>
        <w:t xml:space="preserve"> </w:t>
      </w:r>
      <w:r w:rsidR="00F415BE">
        <w:t>specific</w:t>
      </w:r>
      <w:r>
        <w:t xml:space="preserve"> model data into ICM from local </w:t>
      </w:r>
      <w:r w:rsidR="006041C7">
        <w:t>storage</w:t>
      </w:r>
      <w:r>
        <w:t xml:space="preserve">. This is achieved through the use of drive mapping on Citrix </w:t>
      </w:r>
      <w:r w:rsidR="006041C7">
        <w:t>explorer, which is also available on the GWA portal</w:t>
      </w:r>
      <w:r>
        <w:t>.</w:t>
      </w:r>
    </w:p>
    <w:p w14:paraId="3DFED8BA" w14:textId="74CD3EBE" w:rsidR="00E05027" w:rsidRDefault="00E05027" w:rsidP="00266FF7">
      <w:pPr>
        <w:spacing w:before="0" w:after="0"/>
        <w:ind w:left="360"/>
      </w:pPr>
    </w:p>
    <w:p w14:paraId="51345327" w14:textId="5040F173" w:rsidR="00E05027" w:rsidRDefault="00E05027" w:rsidP="00266FF7">
      <w:pPr>
        <w:spacing w:before="0" w:after="0"/>
        <w:ind w:left="360"/>
      </w:pPr>
      <w:r>
        <w:t xml:space="preserve">In addition, a new drive mapping is being added to the Citrix </w:t>
      </w:r>
      <w:r w:rsidR="006041C7">
        <w:t>explorer, that</w:t>
      </w:r>
      <w:r>
        <w:t xml:space="preserve"> enable</w:t>
      </w:r>
      <w:r w:rsidR="006041C7">
        <w:t>s</w:t>
      </w:r>
      <w:r>
        <w:t xml:space="preserve"> PCA and JNL users to access data held on the </w:t>
      </w:r>
      <w:r w:rsidR="006041C7">
        <w:t xml:space="preserve">GHO provisioned </w:t>
      </w:r>
      <w:r>
        <w:t xml:space="preserve">windows shared storage. Access to the </w:t>
      </w:r>
      <w:r w:rsidR="0033046B">
        <w:t>shared storage</w:t>
      </w:r>
      <w:r>
        <w:t xml:space="preserve"> is controlled through the active directory</w:t>
      </w:r>
      <w:r w:rsidR="0033046B">
        <w:t xml:space="preserve">. This utilises the GHO </w:t>
      </w:r>
      <w:r w:rsidR="00F415BE" w:rsidRPr="00F415BE">
        <w:t>domain</w:t>
      </w:r>
      <w:r w:rsidR="0033046B">
        <w:t xml:space="preserve"> (</w:t>
      </w:r>
      <w:r w:rsidR="0033046B" w:rsidRPr="00F415BE">
        <w:t>webservices.group</w:t>
      </w:r>
      <w:r w:rsidR="0033046B">
        <w:t>)</w:t>
      </w:r>
      <w:r w:rsidR="00F415BE" w:rsidRPr="00F415BE">
        <w:t xml:space="preserve"> one way forest transitive trust with </w:t>
      </w:r>
      <w:r w:rsidR="0033046B">
        <w:t>PCA domain (</w:t>
      </w:r>
      <w:r w:rsidR="00F415BE" w:rsidRPr="00F415BE">
        <w:t>pru.intranet.asia</w:t>
      </w:r>
      <w:r w:rsidR="0033046B">
        <w:t xml:space="preserve">) </w:t>
      </w:r>
      <w:r w:rsidR="00F415BE" w:rsidRPr="00F415BE">
        <w:t xml:space="preserve">and </w:t>
      </w:r>
      <w:r w:rsidR="0033046B">
        <w:t>JNL domain (</w:t>
      </w:r>
      <w:r w:rsidR="00F415BE" w:rsidRPr="00F415BE">
        <w:t>jacksonnational.com</w:t>
      </w:r>
      <w:r w:rsidR="0033046B">
        <w:t>).</w:t>
      </w:r>
    </w:p>
    <w:p w14:paraId="079D1388" w14:textId="77777777" w:rsidR="00E05027" w:rsidRDefault="00E05027" w:rsidP="00266FF7">
      <w:pPr>
        <w:spacing w:before="0" w:after="0"/>
        <w:ind w:left="360"/>
      </w:pPr>
    </w:p>
    <w:p w14:paraId="380E8CC8" w14:textId="77777777" w:rsidR="00F415BE" w:rsidRDefault="00E05027" w:rsidP="00266FF7">
      <w:pPr>
        <w:spacing w:before="0" w:after="0"/>
        <w:ind w:left="360"/>
      </w:pPr>
      <w:r>
        <w:t>Permissions will be restricted t</w:t>
      </w:r>
      <w:r w:rsidR="00F415BE">
        <w:t xml:space="preserve">o ensure that users can only access data that is specific to their business unit. </w:t>
      </w:r>
    </w:p>
    <w:p w14:paraId="0AA7A40B" w14:textId="77777777" w:rsidR="00F415BE" w:rsidRDefault="00F415BE" w:rsidP="00266FF7">
      <w:pPr>
        <w:spacing w:before="0" w:after="0"/>
        <w:ind w:left="360"/>
      </w:pPr>
    </w:p>
    <w:p w14:paraId="00ED03CD" w14:textId="7D29F7D1" w:rsidR="00E05027" w:rsidRDefault="00F415BE" w:rsidP="00266FF7">
      <w:pPr>
        <w:spacing w:before="0" w:after="0"/>
        <w:ind w:left="360"/>
      </w:pPr>
      <w:r>
        <w:t>The following diagram provides a high level overview of access through the GWA portal.</w:t>
      </w:r>
    </w:p>
    <w:p w14:paraId="4E15093B" w14:textId="18100376" w:rsidR="00F415BE" w:rsidRDefault="00F415BE" w:rsidP="00266FF7">
      <w:pPr>
        <w:spacing w:before="0" w:after="0"/>
        <w:ind w:left="360"/>
      </w:pPr>
    </w:p>
    <w:p w14:paraId="39619657" w14:textId="0759EA53" w:rsidR="00F415BE" w:rsidRDefault="00F415BE" w:rsidP="00266FF7">
      <w:pPr>
        <w:spacing w:before="0" w:after="0"/>
        <w:ind w:left="360"/>
      </w:pPr>
      <w:r>
        <w:rPr>
          <w:noProof/>
        </w:rPr>
        <w:drawing>
          <wp:inline distT="0" distB="0" distL="0" distR="0" wp14:anchorId="7FE193E7" wp14:editId="205210C4">
            <wp:extent cx="5693410" cy="4961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3410" cy="4961890"/>
                    </a:xfrm>
                    <a:prstGeom prst="rect">
                      <a:avLst/>
                    </a:prstGeom>
                    <a:noFill/>
                    <a:ln>
                      <a:noFill/>
                    </a:ln>
                  </pic:spPr>
                </pic:pic>
              </a:graphicData>
            </a:graphic>
          </wp:inline>
        </w:drawing>
      </w:r>
    </w:p>
    <w:p w14:paraId="112C68A2" w14:textId="6FB6D85B" w:rsidR="00F415BE" w:rsidRDefault="00F415BE" w:rsidP="00266FF7">
      <w:pPr>
        <w:spacing w:before="0" w:after="0"/>
        <w:ind w:left="360"/>
      </w:pPr>
    </w:p>
    <w:p w14:paraId="5496FC2A" w14:textId="77777777" w:rsidR="00F415BE" w:rsidRDefault="00F415BE" w:rsidP="00266FF7">
      <w:pPr>
        <w:spacing w:before="0" w:after="0"/>
        <w:ind w:left="360"/>
      </w:pPr>
    </w:p>
    <w:p w14:paraId="38AA8828" w14:textId="77777777" w:rsidR="0018069B" w:rsidRDefault="0018069B" w:rsidP="0018069B">
      <w:pPr>
        <w:pStyle w:val="Heading1"/>
        <w:pageBreakBefore/>
        <w:numPr>
          <w:ilvl w:val="0"/>
          <w:numId w:val="23"/>
        </w:numPr>
        <w:spacing w:before="120" w:after="120"/>
        <w:jc w:val="left"/>
      </w:pPr>
      <w:bookmarkStart w:id="319" w:name="_Toc4146998"/>
      <w:r>
        <w:lastRenderedPageBreak/>
        <w:t>Physical Architecture</w:t>
      </w:r>
      <w:bookmarkEnd w:id="319"/>
    </w:p>
    <w:p w14:paraId="0136355C" w14:textId="77777777" w:rsidR="0018069B" w:rsidRDefault="0018069B" w:rsidP="00266FF7">
      <w:pPr>
        <w:pStyle w:val="Heading2"/>
        <w:ind w:hanging="508"/>
        <w:rPr>
          <w:rStyle w:val="Heading2Char"/>
          <w:b/>
          <w:kern w:val="28"/>
        </w:rPr>
      </w:pPr>
      <w:bookmarkStart w:id="320" w:name="_Toc4146999"/>
      <w:r>
        <w:rPr>
          <w:rStyle w:val="Heading2Char"/>
          <w:b/>
        </w:rPr>
        <w:t>Current State</w:t>
      </w:r>
      <w:bookmarkEnd w:id="320"/>
    </w:p>
    <w:p w14:paraId="25A90E4F" w14:textId="77777777" w:rsidR="00A00A9E" w:rsidRDefault="00A00A9E" w:rsidP="00291DCA">
      <w:pPr>
        <w:spacing w:before="0" w:after="0"/>
        <w:jc w:val="left"/>
      </w:pPr>
    </w:p>
    <w:p w14:paraId="7D6FC060" w14:textId="36C4DDBB" w:rsidR="0018069B" w:rsidRDefault="0018069B" w:rsidP="0018069B">
      <w:pPr>
        <w:spacing w:before="0" w:after="0"/>
        <w:ind w:left="792"/>
        <w:jc w:val="left"/>
        <w:sectPr w:rsidR="0018069B" w:rsidSect="00EE672C">
          <w:pgSz w:w="11906" w:h="16838"/>
          <w:pgMar w:top="1135" w:right="1797" w:bottom="1440" w:left="1134" w:header="284" w:footer="91" w:gutter="0"/>
          <w:cols w:space="720"/>
          <w:docGrid w:linePitch="272"/>
        </w:sectPr>
      </w:pPr>
      <w:r>
        <w:t xml:space="preserve">The diagram </w:t>
      </w:r>
      <w:r w:rsidR="00C046A3">
        <w:t>on the next page</w:t>
      </w:r>
      <w:r>
        <w:t xml:space="preserve"> provides details of the current production implementation of the ICM solution.</w:t>
      </w:r>
    </w:p>
    <w:p w14:paraId="484DAF42" w14:textId="26584EE2" w:rsidR="00DD116B" w:rsidRDefault="00A00A9E" w:rsidP="0018069B">
      <w:r>
        <w:rPr>
          <w:noProof/>
        </w:rPr>
        <w:lastRenderedPageBreak/>
        <w:t>.</w:t>
      </w:r>
      <w:del w:id="321" w:author="Surani, Arvind" w:date="2019-05-21T08:51:00Z">
        <w:r w:rsidR="00645B02" w:rsidDel="006B09B7">
          <w:rPr>
            <w:noProof/>
          </w:rPr>
          <w:drawing>
            <wp:inline distT="0" distB="0" distL="0" distR="0" wp14:anchorId="319736FE" wp14:editId="160FB2A0">
              <wp:extent cx="8674735" cy="5701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74735" cy="5701030"/>
                      </a:xfrm>
                      <a:prstGeom prst="rect">
                        <a:avLst/>
                      </a:prstGeom>
                      <a:noFill/>
                      <a:ln>
                        <a:noFill/>
                      </a:ln>
                    </pic:spPr>
                  </pic:pic>
                </a:graphicData>
              </a:graphic>
            </wp:inline>
          </w:drawing>
        </w:r>
      </w:del>
      <w:ins w:id="322" w:author="Surani, Arvind" w:date="2019-05-21T08:51:00Z">
        <w:r w:rsidR="006B09B7">
          <w:rPr>
            <w:noProof/>
          </w:rPr>
          <w:lastRenderedPageBreak/>
          <w:drawing>
            <wp:inline distT="0" distB="0" distL="0" distR="0" wp14:anchorId="59B5C089" wp14:editId="631B38A0">
              <wp:extent cx="8674735" cy="5701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74735" cy="5701030"/>
                      </a:xfrm>
                      <a:prstGeom prst="rect">
                        <a:avLst/>
                      </a:prstGeom>
                      <a:noFill/>
                      <a:ln>
                        <a:noFill/>
                      </a:ln>
                    </pic:spPr>
                  </pic:pic>
                </a:graphicData>
              </a:graphic>
            </wp:inline>
          </w:drawing>
        </w:r>
      </w:ins>
      <w:r w:rsidR="00AE4DDC">
        <w:rPr>
          <w:noProof/>
        </w:rPr>
        <w:t xml:space="preserve">  </w:t>
      </w:r>
      <w:r w:rsidR="00DD116B">
        <w:br w:type="page"/>
      </w:r>
    </w:p>
    <w:p w14:paraId="3296D0DE" w14:textId="0E0B3053" w:rsidR="00DD116B" w:rsidRDefault="00EF36C5" w:rsidP="00266FF7">
      <w:pPr>
        <w:pStyle w:val="Heading2"/>
        <w:ind w:hanging="508"/>
        <w:rPr>
          <w:rStyle w:val="Heading2Char"/>
          <w:b/>
        </w:rPr>
      </w:pPr>
      <w:bookmarkStart w:id="323" w:name="_Toc4147000"/>
      <w:r w:rsidRPr="005737D4">
        <w:rPr>
          <w:rStyle w:val="Heading2Char"/>
          <w:b/>
        </w:rPr>
        <w:lastRenderedPageBreak/>
        <w:t>Target State</w:t>
      </w:r>
      <w:bookmarkEnd w:id="323"/>
      <w:r w:rsidRPr="005737D4">
        <w:rPr>
          <w:rStyle w:val="Heading2Char"/>
          <w:b/>
        </w:rPr>
        <w:t xml:space="preserve"> </w:t>
      </w:r>
    </w:p>
    <w:p w14:paraId="573C59E7" w14:textId="2CE5B93F" w:rsidR="00BF691D" w:rsidRPr="000533CA" w:rsidRDefault="000533CA" w:rsidP="000533CA">
      <w:r>
        <w:t>The following diagram provides a high</w:t>
      </w:r>
      <w:r w:rsidR="00040B18">
        <w:t>-</w:t>
      </w:r>
      <w:r>
        <w:t xml:space="preserve">level view of the </w:t>
      </w:r>
      <w:r w:rsidR="00BF691D">
        <w:t xml:space="preserve">proposed internal infrastructure for the new </w:t>
      </w:r>
      <w:r w:rsidR="00040B18">
        <w:t xml:space="preserve">Internal </w:t>
      </w:r>
      <w:r w:rsidR="00BF691D">
        <w:t>Capital Model solution.</w:t>
      </w:r>
    </w:p>
    <w:p w14:paraId="336F88BD" w14:textId="5F8BE4A3" w:rsidR="005737D4" w:rsidRDefault="00645B02" w:rsidP="00035576">
      <w:r>
        <w:rPr>
          <w:noProof/>
        </w:rPr>
        <w:drawing>
          <wp:inline distT="0" distB="0" distL="0" distR="0" wp14:anchorId="6C416BC3" wp14:editId="3C1BFF19">
            <wp:extent cx="7704401" cy="521605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34702" cy="5236570"/>
                    </a:xfrm>
                    <a:prstGeom prst="rect">
                      <a:avLst/>
                    </a:prstGeom>
                    <a:noFill/>
                    <a:ln>
                      <a:noFill/>
                    </a:ln>
                  </pic:spPr>
                </pic:pic>
              </a:graphicData>
            </a:graphic>
          </wp:inline>
        </w:drawing>
      </w:r>
    </w:p>
    <w:p w14:paraId="48A83958" w14:textId="77777777" w:rsidR="00BF691D" w:rsidRDefault="00BF691D" w:rsidP="00035576">
      <w:pPr>
        <w:sectPr w:rsidR="00BF691D" w:rsidSect="00A04E1F">
          <w:pgSz w:w="16838" w:h="11906" w:orient="landscape"/>
          <w:pgMar w:top="1134" w:right="1440" w:bottom="1797" w:left="1440" w:header="284" w:footer="119" w:gutter="0"/>
          <w:cols w:space="720"/>
          <w:docGrid w:linePitch="272"/>
        </w:sectPr>
      </w:pPr>
    </w:p>
    <w:p w14:paraId="51E556FC" w14:textId="77777777" w:rsidR="00BF691D" w:rsidRDefault="00BF691D" w:rsidP="00035576"/>
    <w:p w14:paraId="7579A203" w14:textId="734E6B2D" w:rsidR="00623E6C" w:rsidRDefault="00623E6C" w:rsidP="00035576">
      <w:r>
        <w:t xml:space="preserve">The following environments are being provisioned for the new </w:t>
      </w:r>
      <w:r w:rsidR="00040B18">
        <w:t xml:space="preserve">Internal </w:t>
      </w:r>
      <w:r w:rsidR="006C5D0D">
        <w:t>Capital</w:t>
      </w:r>
      <w:r>
        <w:t xml:space="preserve"> Model solution:</w:t>
      </w:r>
    </w:p>
    <w:p w14:paraId="4F93D33F" w14:textId="4642FFCD" w:rsidR="00623E6C" w:rsidRDefault="00623E6C" w:rsidP="00623E6C">
      <w:pPr>
        <w:pStyle w:val="ListParagraph"/>
        <w:numPr>
          <w:ilvl w:val="0"/>
          <w:numId w:val="84"/>
        </w:numPr>
      </w:pPr>
      <w:r>
        <w:t>Production (with Disaster Recovery)</w:t>
      </w:r>
    </w:p>
    <w:p w14:paraId="4605BA09" w14:textId="6B868511" w:rsidR="00385539" w:rsidRDefault="00383EF3">
      <w:pPr>
        <w:pStyle w:val="ListParagraph"/>
        <w:numPr>
          <w:ilvl w:val="0"/>
          <w:numId w:val="84"/>
        </w:numPr>
      </w:pPr>
      <w:r>
        <w:t>Pre-Production</w:t>
      </w:r>
    </w:p>
    <w:p w14:paraId="135C4024" w14:textId="618BAA00" w:rsidR="00623E6C" w:rsidRDefault="00623E6C" w:rsidP="00623E6C">
      <w:pPr>
        <w:pStyle w:val="ListParagraph"/>
        <w:numPr>
          <w:ilvl w:val="0"/>
          <w:numId w:val="84"/>
        </w:numPr>
      </w:pPr>
      <w:r>
        <w:t>Test</w:t>
      </w:r>
    </w:p>
    <w:p w14:paraId="1F137E6D" w14:textId="0ECCEBF7" w:rsidR="00040B18" w:rsidRDefault="00983452" w:rsidP="00040B18">
      <w:pPr>
        <w:pStyle w:val="ListParagraph"/>
        <w:numPr>
          <w:ilvl w:val="1"/>
          <w:numId w:val="84"/>
        </w:numPr>
      </w:pPr>
      <w:r>
        <w:t>Environment 1</w:t>
      </w:r>
    </w:p>
    <w:p w14:paraId="00A391C7" w14:textId="07F70FF0" w:rsidR="00040B18" w:rsidRDefault="00983452">
      <w:pPr>
        <w:pStyle w:val="ListParagraph"/>
        <w:numPr>
          <w:ilvl w:val="1"/>
          <w:numId w:val="84"/>
        </w:numPr>
      </w:pPr>
      <w:r>
        <w:t>Environment 2</w:t>
      </w:r>
    </w:p>
    <w:p w14:paraId="73301EAC" w14:textId="3D9D7F7A" w:rsidR="00223C03" w:rsidRDefault="00983452" w:rsidP="00266FF7">
      <w:pPr>
        <w:pStyle w:val="ListParagraph"/>
        <w:numPr>
          <w:ilvl w:val="1"/>
          <w:numId w:val="84"/>
        </w:numPr>
      </w:pPr>
      <w:r>
        <w:t>Environment 3</w:t>
      </w:r>
    </w:p>
    <w:p w14:paraId="42B891ED" w14:textId="535F8A8F" w:rsidR="00623E6C" w:rsidRDefault="00623E6C" w:rsidP="00623E6C">
      <w:pPr>
        <w:pStyle w:val="ListParagraph"/>
        <w:numPr>
          <w:ilvl w:val="0"/>
          <w:numId w:val="84"/>
        </w:numPr>
      </w:pPr>
      <w:r>
        <w:t>Development</w:t>
      </w:r>
    </w:p>
    <w:p w14:paraId="0D412A3F" w14:textId="77777777" w:rsidR="00623E6C" w:rsidRDefault="00623E6C" w:rsidP="00035576"/>
    <w:p w14:paraId="095B1B6E" w14:textId="77777777" w:rsidR="009C0946" w:rsidRDefault="00BF691D" w:rsidP="00035576">
      <w:r>
        <w:t xml:space="preserve">The </w:t>
      </w:r>
      <w:r w:rsidR="00E13030">
        <w:t xml:space="preserve">ICM </w:t>
      </w:r>
      <w:r>
        <w:t xml:space="preserve">database </w:t>
      </w:r>
      <w:r w:rsidR="00E13030">
        <w:t xml:space="preserve">for the new solution will be a new instance of an Oracle database on the existing the ICM database servers, across </w:t>
      </w:r>
      <w:r w:rsidR="00A94252">
        <w:t>all</w:t>
      </w:r>
      <w:r w:rsidR="00E13030">
        <w:t xml:space="preserve"> the environments. </w:t>
      </w:r>
    </w:p>
    <w:p w14:paraId="44A528CA" w14:textId="7B0327C8" w:rsidR="00E13030" w:rsidRDefault="00E13030" w:rsidP="00035576">
      <w:r>
        <w:t>The RCT databases will also be new instances of database</w:t>
      </w:r>
      <w:r w:rsidR="00F30929">
        <w:t>s</w:t>
      </w:r>
      <w:r>
        <w:t xml:space="preserve"> on the existing RCT database servers.</w:t>
      </w:r>
      <w:r w:rsidR="00106476">
        <w:t xml:space="preserve"> However, Dallas are building a new instance of RCT in Production using new infrastructure, to enable early use of the system, prior to separation. Therefore, the RCT database servers will not be shared in </w:t>
      </w:r>
      <w:r w:rsidR="00D263F7">
        <w:t xml:space="preserve">the </w:t>
      </w:r>
      <w:r w:rsidR="00106476">
        <w:t>Production</w:t>
      </w:r>
      <w:r w:rsidR="00D263F7">
        <w:t xml:space="preserve"> environment</w:t>
      </w:r>
      <w:r w:rsidR="00106476">
        <w:t>.</w:t>
      </w:r>
    </w:p>
    <w:p w14:paraId="1FE0AF67" w14:textId="5C84E89C" w:rsidR="00E13030" w:rsidRDefault="00E13030" w:rsidP="00035576">
      <w:r>
        <w:t xml:space="preserve">The capacity data in terms of cpu processing, memory, disk input/output, network throughput was </w:t>
      </w:r>
      <w:r w:rsidR="00F8405A">
        <w:t>reviewed</w:t>
      </w:r>
      <w:r>
        <w:t xml:space="preserve"> </w:t>
      </w:r>
      <w:r w:rsidR="00F8405A">
        <w:t>by</w:t>
      </w:r>
      <w:r>
        <w:t xml:space="preserve"> </w:t>
      </w:r>
      <w:r w:rsidR="00F8405A">
        <w:t xml:space="preserve">the </w:t>
      </w:r>
      <w:r>
        <w:t>capacity planning team</w:t>
      </w:r>
      <w:r w:rsidR="00F8405A">
        <w:t>,</w:t>
      </w:r>
      <w:r>
        <w:t xml:space="preserve"> for both </w:t>
      </w:r>
      <w:r w:rsidR="00F8405A">
        <w:t xml:space="preserve">sets of </w:t>
      </w:r>
      <w:r>
        <w:t xml:space="preserve">database services across all environments. The capacity planning team concluded that </w:t>
      </w:r>
      <w:r w:rsidR="004E3063">
        <w:t>th</w:t>
      </w:r>
      <w:r>
        <w:t xml:space="preserve">ere </w:t>
      </w:r>
      <w:r w:rsidR="004E3063">
        <w:t>is</w:t>
      </w:r>
      <w:r>
        <w:t xml:space="preserve"> sufficient spare capacity to co-host new and existing databases. </w:t>
      </w:r>
    </w:p>
    <w:p w14:paraId="621493D6" w14:textId="35C97345" w:rsidR="00E13030" w:rsidRDefault="00E13030" w:rsidP="00035576">
      <w:r>
        <w:t xml:space="preserve">Sharing of the database infrastructure has enabled a </w:t>
      </w:r>
      <w:r w:rsidR="004E3063">
        <w:t>cost-effective</w:t>
      </w:r>
      <w:r w:rsidR="003F3E54">
        <w:t xml:space="preserve"> option for the initial deployment of new ICM solution, and </w:t>
      </w:r>
      <w:r w:rsidR="00F8405A">
        <w:t xml:space="preserve">also </w:t>
      </w:r>
      <w:r w:rsidR="003F3E54">
        <w:t xml:space="preserve">ensures that </w:t>
      </w:r>
      <w:r w:rsidR="00F8405A">
        <w:t xml:space="preserve">existing </w:t>
      </w:r>
      <w:r w:rsidR="003F3E54">
        <w:t xml:space="preserve">IT assets are </w:t>
      </w:r>
      <w:r w:rsidR="00F8405A">
        <w:t>fully</w:t>
      </w:r>
      <w:r w:rsidR="003F3E54">
        <w:t xml:space="preserve"> utilised.</w:t>
      </w:r>
    </w:p>
    <w:p w14:paraId="49EE9481" w14:textId="1D6F8EBA" w:rsidR="00AF71C9" w:rsidRDefault="00AF71C9" w:rsidP="00035576">
      <w:r>
        <w:t>The sharing of databases will require an appropriate TSA agreement to be in place, to ensure that the service can continue after operational separation.</w:t>
      </w:r>
      <w:r w:rsidR="007949A9">
        <w:t xml:space="preserve"> The TSA agreement will cover the following:</w:t>
      </w:r>
    </w:p>
    <w:p w14:paraId="5BC32BAB" w14:textId="269797C4" w:rsidR="007949A9" w:rsidRDefault="007949A9" w:rsidP="007949A9">
      <w:pPr>
        <w:pStyle w:val="ListParagraph"/>
        <w:numPr>
          <w:ilvl w:val="0"/>
          <w:numId w:val="100"/>
        </w:numPr>
      </w:pPr>
      <w:r>
        <w:t>Maintenance windows across all environments</w:t>
      </w:r>
    </w:p>
    <w:p w14:paraId="20A5EE6E" w14:textId="40D1B0A5" w:rsidR="007949A9" w:rsidRDefault="007949A9" w:rsidP="007949A9">
      <w:pPr>
        <w:pStyle w:val="ListParagraph"/>
        <w:numPr>
          <w:ilvl w:val="0"/>
          <w:numId w:val="100"/>
        </w:numPr>
      </w:pPr>
      <w:r>
        <w:t>Procedure for raising production incidents</w:t>
      </w:r>
    </w:p>
    <w:p w14:paraId="7DCF6D8B" w14:textId="47728C79" w:rsidR="007949A9" w:rsidRDefault="007949A9" w:rsidP="007949A9">
      <w:pPr>
        <w:pStyle w:val="ListParagraph"/>
        <w:numPr>
          <w:ilvl w:val="0"/>
          <w:numId w:val="100"/>
        </w:numPr>
      </w:pPr>
      <w:r>
        <w:t>Procedure for planning and implementing changes</w:t>
      </w:r>
    </w:p>
    <w:p w14:paraId="1083D254" w14:textId="1E6E18BA" w:rsidR="007949A9" w:rsidRDefault="007949A9" w:rsidP="00C631EE">
      <w:pPr>
        <w:pStyle w:val="ListParagraph"/>
        <w:numPr>
          <w:ilvl w:val="0"/>
          <w:numId w:val="100"/>
        </w:numPr>
      </w:pPr>
      <w:r>
        <w:t>Disaster recovery planning and testing</w:t>
      </w:r>
    </w:p>
    <w:p w14:paraId="1C409628" w14:textId="77777777" w:rsidR="00E13030" w:rsidRDefault="00E13030" w:rsidP="00035576"/>
    <w:p w14:paraId="6118CAC8" w14:textId="77777777" w:rsidR="00BF691D" w:rsidRDefault="00BF691D" w:rsidP="00035576"/>
    <w:p w14:paraId="17F39576" w14:textId="77777777" w:rsidR="00BF691D" w:rsidRDefault="00BF691D" w:rsidP="00035576"/>
    <w:p w14:paraId="3FDCA2EA" w14:textId="0F284BE0" w:rsidR="00BF691D" w:rsidRDefault="00BF691D" w:rsidP="00035576">
      <w:pPr>
        <w:sectPr w:rsidR="00BF691D" w:rsidSect="00A04E1F">
          <w:pgSz w:w="11906" w:h="16838"/>
          <w:pgMar w:top="870" w:right="1797" w:bottom="1440" w:left="1134" w:header="284" w:footer="91" w:gutter="0"/>
          <w:cols w:space="720"/>
          <w:docGrid w:linePitch="272"/>
        </w:sectPr>
      </w:pPr>
    </w:p>
    <w:p w14:paraId="47BBDA66" w14:textId="4334137E" w:rsidR="00886D75" w:rsidRDefault="00886D75" w:rsidP="00035576"/>
    <w:p w14:paraId="215B0541" w14:textId="3E9D175D" w:rsidR="00257C06" w:rsidRPr="000B70FD" w:rsidRDefault="00257C06" w:rsidP="00266FF7">
      <w:pPr>
        <w:pStyle w:val="Heading2"/>
        <w:ind w:hanging="508"/>
        <w:rPr>
          <w:rStyle w:val="Heading2Char"/>
          <w:b/>
        </w:rPr>
      </w:pPr>
      <w:bookmarkStart w:id="324" w:name="_Toc4147001"/>
      <w:r w:rsidRPr="000B70FD">
        <w:rPr>
          <w:rStyle w:val="Heading2Char"/>
          <w:b/>
        </w:rPr>
        <w:t>Physical</w:t>
      </w:r>
      <w:r w:rsidR="0009635D">
        <w:rPr>
          <w:rStyle w:val="Heading2Char"/>
          <w:b/>
        </w:rPr>
        <w:t>/Virtual</w:t>
      </w:r>
      <w:r w:rsidRPr="000B70FD">
        <w:rPr>
          <w:rStyle w:val="Heading2Char"/>
          <w:b/>
        </w:rPr>
        <w:t xml:space="preserve"> Deployment</w:t>
      </w:r>
      <w:bookmarkEnd w:id="324"/>
    </w:p>
    <w:p w14:paraId="21ED1425" w14:textId="00B3BED0" w:rsidR="00257C06" w:rsidRPr="000B70FD" w:rsidRDefault="005737D4" w:rsidP="00257C06">
      <w:pPr>
        <w:pStyle w:val="Heading2"/>
        <w:numPr>
          <w:ilvl w:val="2"/>
          <w:numId w:val="23"/>
        </w:numPr>
        <w:rPr>
          <w:rStyle w:val="Heading2Char"/>
          <w:b/>
        </w:rPr>
      </w:pPr>
      <w:bookmarkStart w:id="325" w:name="_Toc3208631"/>
      <w:bookmarkStart w:id="326" w:name="_Toc4080081"/>
      <w:bookmarkStart w:id="327" w:name="_Toc4147002"/>
      <w:bookmarkStart w:id="328" w:name="_Toc4147003"/>
      <w:bookmarkEnd w:id="325"/>
      <w:bookmarkEnd w:id="326"/>
      <w:bookmarkEnd w:id="327"/>
      <w:r>
        <w:rPr>
          <w:rStyle w:val="Heading2Char"/>
          <w:b/>
        </w:rPr>
        <w:t>S</w:t>
      </w:r>
      <w:r w:rsidR="00257C06" w:rsidRPr="000B70FD">
        <w:rPr>
          <w:rStyle w:val="Heading2Char"/>
          <w:b/>
        </w:rPr>
        <w:t>erver Specification</w:t>
      </w:r>
      <w:bookmarkEnd w:id="328"/>
    </w:p>
    <w:p w14:paraId="73A537AC" w14:textId="10D92F74" w:rsidR="00452820" w:rsidRDefault="00452820" w:rsidP="00266FF7">
      <w:pPr>
        <w:ind w:left="720"/>
      </w:pPr>
      <w:r>
        <w:t xml:space="preserve">The section provides details of the servers across </w:t>
      </w:r>
      <w:r w:rsidR="00A94252">
        <w:t>all</w:t>
      </w:r>
      <w:r>
        <w:t xml:space="preserve"> the environments.</w:t>
      </w:r>
    </w:p>
    <w:p w14:paraId="4BBF68C8" w14:textId="77777777" w:rsidR="007D7F0D" w:rsidRDefault="007D7F0D" w:rsidP="00266FF7">
      <w:pPr>
        <w:ind w:left="720"/>
      </w:pPr>
    </w:p>
    <w:tbl>
      <w:tblPr>
        <w:tblW w:w="8095" w:type="dxa"/>
        <w:tblInd w:w="93" w:type="dxa"/>
        <w:tblLook w:val="04A0" w:firstRow="1" w:lastRow="0" w:firstColumn="1" w:lastColumn="0" w:noHBand="0" w:noVBand="1"/>
      </w:tblPr>
      <w:tblGrid>
        <w:gridCol w:w="1422"/>
        <w:gridCol w:w="2429"/>
        <w:gridCol w:w="4244"/>
      </w:tblGrid>
      <w:tr w:rsidR="00257B54" w:rsidRPr="00926F86" w14:paraId="3B76C722" w14:textId="77777777" w:rsidTr="00384B8D">
        <w:trPr>
          <w:trHeight w:val="315"/>
        </w:trPr>
        <w:tc>
          <w:tcPr>
            <w:tcW w:w="1422" w:type="dxa"/>
            <w:tcBorders>
              <w:top w:val="single" w:sz="8" w:space="0" w:color="auto"/>
              <w:left w:val="single" w:sz="8" w:space="0" w:color="auto"/>
              <w:bottom w:val="single" w:sz="4" w:space="0" w:color="auto"/>
              <w:right w:val="single" w:sz="8" w:space="0" w:color="auto"/>
            </w:tcBorders>
            <w:shd w:val="clear" w:color="auto" w:fill="E5B8B7" w:themeFill="accent2" w:themeFillTint="66"/>
            <w:vAlign w:val="center"/>
            <w:hideMark/>
          </w:tcPr>
          <w:p w14:paraId="275DD9D0" w14:textId="77777777" w:rsidR="00257B54" w:rsidRPr="000B70FD" w:rsidRDefault="00257B54" w:rsidP="00C977C0">
            <w:pPr>
              <w:spacing w:before="0" w:after="0"/>
              <w:jc w:val="left"/>
              <w:rPr>
                <w:rFonts w:cs="Times New Roman"/>
                <w:color w:val="000000"/>
                <w:sz w:val="18"/>
                <w:szCs w:val="22"/>
              </w:rPr>
            </w:pPr>
            <w:r w:rsidRPr="000B70FD">
              <w:rPr>
                <w:rFonts w:cs="Times New Roman"/>
                <w:color w:val="000000"/>
                <w:sz w:val="18"/>
                <w:szCs w:val="22"/>
              </w:rPr>
              <w:t>Environment</w:t>
            </w:r>
          </w:p>
        </w:tc>
        <w:tc>
          <w:tcPr>
            <w:tcW w:w="2429" w:type="dxa"/>
            <w:tcBorders>
              <w:top w:val="single" w:sz="8" w:space="0" w:color="auto"/>
              <w:left w:val="nil"/>
              <w:bottom w:val="single" w:sz="8" w:space="0" w:color="auto"/>
              <w:right w:val="single" w:sz="8" w:space="0" w:color="auto"/>
            </w:tcBorders>
            <w:shd w:val="clear" w:color="auto" w:fill="E5B8B7" w:themeFill="accent2" w:themeFillTint="66"/>
            <w:vAlign w:val="center"/>
            <w:hideMark/>
          </w:tcPr>
          <w:p w14:paraId="5679D348" w14:textId="77777777" w:rsidR="00257B54" w:rsidRPr="000B70FD" w:rsidRDefault="00257B54" w:rsidP="00C977C0">
            <w:pPr>
              <w:spacing w:before="0" w:after="0"/>
              <w:jc w:val="left"/>
              <w:rPr>
                <w:rFonts w:cs="Times New Roman"/>
                <w:color w:val="000000"/>
                <w:sz w:val="18"/>
                <w:szCs w:val="22"/>
              </w:rPr>
            </w:pPr>
            <w:r w:rsidRPr="000B70FD">
              <w:rPr>
                <w:rFonts w:cs="Times New Roman"/>
                <w:color w:val="000000"/>
                <w:sz w:val="18"/>
                <w:szCs w:val="22"/>
              </w:rPr>
              <w:t>Server</w:t>
            </w:r>
          </w:p>
        </w:tc>
        <w:tc>
          <w:tcPr>
            <w:tcW w:w="4244" w:type="dxa"/>
            <w:tcBorders>
              <w:top w:val="single" w:sz="8" w:space="0" w:color="auto"/>
              <w:left w:val="nil"/>
              <w:bottom w:val="single" w:sz="4" w:space="0" w:color="auto"/>
              <w:right w:val="single" w:sz="8" w:space="0" w:color="auto"/>
            </w:tcBorders>
            <w:shd w:val="clear" w:color="auto" w:fill="E5B8B7" w:themeFill="accent2" w:themeFillTint="66"/>
            <w:vAlign w:val="center"/>
            <w:hideMark/>
          </w:tcPr>
          <w:p w14:paraId="1AAB5F61" w14:textId="77777777" w:rsidR="00257B54" w:rsidRPr="000B70FD" w:rsidRDefault="00257B54" w:rsidP="00C977C0">
            <w:pPr>
              <w:spacing w:before="0" w:after="0"/>
              <w:jc w:val="left"/>
              <w:rPr>
                <w:rFonts w:cs="Times New Roman"/>
                <w:color w:val="000000"/>
                <w:sz w:val="18"/>
                <w:szCs w:val="22"/>
              </w:rPr>
            </w:pPr>
            <w:r w:rsidRPr="000B70FD">
              <w:rPr>
                <w:rFonts w:cs="Times New Roman"/>
                <w:color w:val="000000"/>
                <w:sz w:val="18"/>
                <w:szCs w:val="22"/>
              </w:rPr>
              <w:t>Specification</w:t>
            </w:r>
          </w:p>
        </w:tc>
      </w:tr>
      <w:tr w:rsidR="00257B54" w:rsidRPr="00926F86" w14:paraId="4B7CAC58" w14:textId="77777777" w:rsidTr="00384B8D">
        <w:trPr>
          <w:trHeight w:val="973"/>
        </w:trPr>
        <w:tc>
          <w:tcPr>
            <w:tcW w:w="142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6C23459" w14:textId="0063E8A0" w:rsidR="00257B54" w:rsidRPr="00606FCC" w:rsidRDefault="00257B54" w:rsidP="00257B54">
            <w:pPr>
              <w:spacing w:before="0" w:after="0"/>
              <w:jc w:val="left"/>
              <w:rPr>
                <w:rFonts w:cs="Times New Roman"/>
                <w:b/>
                <w:color w:val="000000"/>
                <w:sz w:val="18"/>
                <w:szCs w:val="22"/>
              </w:rPr>
            </w:pPr>
            <w:r>
              <w:rPr>
                <w:rFonts w:cs="Times New Roman"/>
                <w:b/>
                <w:color w:val="000000"/>
                <w:sz w:val="18"/>
                <w:szCs w:val="22"/>
              </w:rPr>
              <w:t>PRODUCTION</w:t>
            </w:r>
          </w:p>
        </w:tc>
        <w:tc>
          <w:tcPr>
            <w:tcW w:w="2429" w:type="dxa"/>
            <w:tcBorders>
              <w:top w:val="nil"/>
              <w:left w:val="single" w:sz="4" w:space="0" w:color="auto"/>
              <w:bottom w:val="single" w:sz="8" w:space="0" w:color="000000"/>
              <w:right w:val="single" w:sz="4" w:space="0" w:color="auto"/>
            </w:tcBorders>
            <w:shd w:val="clear" w:color="auto" w:fill="auto"/>
            <w:vAlign w:val="center"/>
          </w:tcPr>
          <w:p w14:paraId="47A53093" w14:textId="77777777" w:rsidR="00257B54" w:rsidRDefault="00257B54" w:rsidP="00257B54">
            <w:pPr>
              <w:spacing w:before="0" w:after="0"/>
              <w:jc w:val="left"/>
              <w:rPr>
                <w:color w:val="000000"/>
              </w:rPr>
            </w:pPr>
            <w:r>
              <w:rPr>
                <w:color w:val="000000"/>
              </w:rPr>
              <w:t>lxpvoy01v</w:t>
            </w:r>
          </w:p>
          <w:p w14:paraId="27454F38" w14:textId="77777777" w:rsidR="00257B54" w:rsidRDefault="00257B54" w:rsidP="00257B54">
            <w:pPr>
              <w:spacing w:before="0" w:after="0"/>
              <w:jc w:val="left"/>
              <w:rPr>
                <w:color w:val="000000"/>
              </w:rPr>
            </w:pPr>
            <w:r>
              <w:rPr>
                <w:color w:val="000000"/>
              </w:rPr>
              <w:t>webservices.group</w:t>
            </w:r>
          </w:p>
          <w:p w14:paraId="28FCECB0" w14:textId="77777777" w:rsidR="00257B54" w:rsidRDefault="00257B54" w:rsidP="00257B54">
            <w:pPr>
              <w:spacing w:before="0" w:after="0"/>
              <w:jc w:val="left"/>
              <w:rPr>
                <w:color w:val="000000"/>
              </w:rPr>
            </w:pPr>
            <w:r w:rsidRPr="00C12DAF">
              <w:rPr>
                <w:color w:val="000000"/>
              </w:rPr>
              <w:t>10.254.</w:t>
            </w:r>
            <w:r>
              <w:rPr>
                <w:color w:val="000000"/>
              </w:rPr>
              <w:t>88</w:t>
            </w:r>
            <w:r w:rsidRPr="00C12DAF">
              <w:rPr>
                <w:color w:val="000000"/>
              </w:rPr>
              <w:t>.</w:t>
            </w:r>
            <w:r>
              <w:rPr>
                <w:color w:val="000000"/>
              </w:rPr>
              <w:t>194</w:t>
            </w:r>
          </w:p>
          <w:p w14:paraId="0A10F182" w14:textId="77777777" w:rsidR="00257B54" w:rsidRDefault="00257B54" w:rsidP="00257B54">
            <w:pPr>
              <w:spacing w:before="0" w:after="0"/>
              <w:jc w:val="left"/>
              <w:rPr>
                <w:color w:val="000000"/>
              </w:rPr>
            </w:pPr>
          </w:p>
          <w:p w14:paraId="470DCC56" w14:textId="77777777" w:rsidR="00257B54" w:rsidRDefault="00257B54" w:rsidP="00257B54">
            <w:pPr>
              <w:spacing w:before="0" w:after="0"/>
              <w:jc w:val="left"/>
              <w:rPr>
                <w:rFonts w:cs="Times New Roman"/>
                <w:color w:val="000000"/>
                <w:sz w:val="18"/>
                <w:szCs w:val="22"/>
              </w:rPr>
            </w:pPr>
            <w:r>
              <w:rPr>
                <w:rFonts w:cs="Times New Roman"/>
                <w:color w:val="000000"/>
                <w:sz w:val="18"/>
                <w:szCs w:val="22"/>
              </w:rPr>
              <w:t>Library Server</w:t>
            </w:r>
          </w:p>
          <w:p w14:paraId="14B94FC0" w14:textId="77777777" w:rsidR="00257B54" w:rsidRPr="000B70FD" w:rsidRDefault="00257B54" w:rsidP="00257B54">
            <w:pPr>
              <w:spacing w:before="0" w:after="0"/>
              <w:jc w:val="left"/>
              <w:rPr>
                <w:rFonts w:cs="Times New Roman"/>
                <w:color w:val="000000"/>
                <w:sz w:val="18"/>
                <w:szCs w:val="22"/>
              </w:rPr>
            </w:pPr>
          </w:p>
        </w:tc>
        <w:tc>
          <w:tcPr>
            <w:tcW w:w="4244" w:type="dxa"/>
            <w:tcBorders>
              <w:top w:val="single" w:sz="4" w:space="0" w:color="auto"/>
              <w:left w:val="single" w:sz="4" w:space="0" w:color="auto"/>
              <w:bottom w:val="single" w:sz="4" w:space="0" w:color="auto"/>
              <w:right w:val="single" w:sz="4" w:space="0" w:color="auto"/>
            </w:tcBorders>
            <w:shd w:val="clear" w:color="auto" w:fill="auto"/>
            <w:vAlign w:val="center"/>
          </w:tcPr>
          <w:p w14:paraId="34846239" w14:textId="77777777" w:rsidR="00257B54" w:rsidRPr="00C61338" w:rsidRDefault="00257B54" w:rsidP="00257B54">
            <w:pPr>
              <w:spacing w:before="0" w:after="0"/>
              <w:jc w:val="left"/>
              <w:rPr>
                <w:rFonts w:cs="Times New Roman"/>
                <w:color w:val="000000"/>
                <w:sz w:val="18"/>
                <w:szCs w:val="16"/>
              </w:rPr>
            </w:pPr>
            <w:r w:rsidRPr="00C61338">
              <w:rPr>
                <w:rFonts w:cs="Times New Roman"/>
                <w:color w:val="000000"/>
                <w:sz w:val="18"/>
                <w:szCs w:val="16"/>
              </w:rPr>
              <w:t>CPU: 2 cores</w:t>
            </w:r>
          </w:p>
          <w:p w14:paraId="55B90789" w14:textId="77777777" w:rsidR="00257B54" w:rsidRPr="00C61338" w:rsidRDefault="00257B54" w:rsidP="00257B54">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12</w:t>
            </w:r>
            <w:r w:rsidRPr="00C61338">
              <w:rPr>
                <w:rFonts w:cs="Times New Roman"/>
                <w:color w:val="000000"/>
                <w:sz w:val="18"/>
                <w:szCs w:val="16"/>
              </w:rPr>
              <w:t>GB</w:t>
            </w:r>
          </w:p>
          <w:p w14:paraId="36630303" w14:textId="1DBA3EA5" w:rsidR="00257B54" w:rsidRPr="00C61338" w:rsidRDefault="00257B54" w:rsidP="00257B54">
            <w:pPr>
              <w:spacing w:before="0" w:after="0"/>
              <w:jc w:val="left"/>
              <w:rPr>
                <w:rFonts w:cs="Times New Roman"/>
                <w:color w:val="000000"/>
                <w:sz w:val="18"/>
                <w:szCs w:val="16"/>
              </w:rPr>
            </w:pPr>
            <w:r w:rsidRPr="00C61338">
              <w:rPr>
                <w:rFonts w:cs="Times New Roman"/>
                <w:color w:val="000000"/>
                <w:sz w:val="18"/>
                <w:szCs w:val="16"/>
              </w:rPr>
              <w:t>Operating System: RHEL 7.5</w:t>
            </w:r>
          </w:p>
          <w:p w14:paraId="0F7767AE" w14:textId="77777777" w:rsidR="00257B54" w:rsidRPr="00C61338" w:rsidRDefault="00257B54" w:rsidP="00257B54">
            <w:pPr>
              <w:spacing w:before="0" w:after="0"/>
              <w:jc w:val="left"/>
              <w:rPr>
                <w:rFonts w:cs="Times New Roman"/>
                <w:color w:val="000000"/>
                <w:sz w:val="18"/>
                <w:szCs w:val="16"/>
              </w:rPr>
            </w:pPr>
            <w:r w:rsidRPr="00C61338">
              <w:rPr>
                <w:rFonts w:cs="Times New Roman"/>
                <w:color w:val="000000"/>
                <w:sz w:val="18"/>
                <w:szCs w:val="16"/>
              </w:rPr>
              <w:t>VLAN: 4</w:t>
            </w:r>
            <w:r>
              <w:rPr>
                <w:rFonts w:cs="Times New Roman"/>
                <w:color w:val="000000"/>
                <w:sz w:val="18"/>
                <w:szCs w:val="16"/>
              </w:rPr>
              <w:t>88</w:t>
            </w:r>
          </w:p>
          <w:p w14:paraId="2FFE57D7" w14:textId="72D12CAA" w:rsidR="00257B54" w:rsidRPr="000B70FD" w:rsidRDefault="00257B54" w:rsidP="00257B54">
            <w:pPr>
              <w:spacing w:before="0" w:after="0"/>
              <w:jc w:val="left"/>
              <w:rPr>
                <w:rFonts w:cs="Times New Roman"/>
                <w:color w:val="000000"/>
                <w:sz w:val="18"/>
                <w:szCs w:val="16"/>
              </w:rPr>
            </w:pPr>
            <w:r w:rsidRPr="00C61338">
              <w:rPr>
                <w:rFonts w:cs="Times New Roman"/>
                <w:color w:val="000000"/>
                <w:sz w:val="18"/>
                <w:szCs w:val="16"/>
              </w:rPr>
              <w:t>Storage: 37GB (root)</w:t>
            </w:r>
            <w:r>
              <w:rPr>
                <w:rFonts w:cs="Times New Roman"/>
                <w:color w:val="000000"/>
                <w:sz w:val="18"/>
                <w:szCs w:val="16"/>
              </w:rPr>
              <w:t>, 300GB</w:t>
            </w:r>
          </w:p>
        </w:tc>
      </w:tr>
      <w:tr w:rsidR="009C6F59" w:rsidRPr="00926F86" w14:paraId="2865C65D" w14:textId="77777777" w:rsidTr="00384B8D">
        <w:trPr>
          <w:trHeight w:val="973"/>
        </w:trPr>
        <w:tc>
          <w:tcPr>
            <w:tcW w:w="142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D086AB5" w14:textId="77777777" w:rsidR="009C6F59" w:rsidRDefault="009C6F59" w:rsidP="009C6F59">
            <w:pPr>
              <w:spacing w:before="0" w:after="0"/>
              <w:jc w:val="left"/>
              <w:rPr>
                <w:rFonts w:cs="Times New Roman"/>
                <w:b/>
                <w:color w:val="000000"/>
                <w:sz w:val="18"/>
                <w:szCs w:val="22"/>
              </w:rPr>
            </w:pPr>
          </w:p>
        </w:tc>
        <w:tc>
          <w:tcPr>
            <w:tcW w:w="2429" w:type="dxa"/>
            <w:tcBorders>
              <w:top w:val="nil"/>
              <w:left w:val="single" w:sz="4" w:space="0" w:color="auto"/>
              <w:bottom w:val="single" w:sz="8" w:space="0" w:color="000000"/>
              <w:right w:val="single" w:sz="4" w:space="0" w:color="auto"/>
            </w:tcBorders>
            <w:shd w:val="clear" w:color="auto" w:fill="auto"/>
            <w:vAlign w:val="center"/>
          </w:tcPr>
          <w:p w14:paraId="338BDF38" w14:textId="751074DA" w:rsidR="00384B8D" w:rsidRDefault="00384B8D" w:rsidP="009C6F59">
            <w:pPr>
              <w:spacing w:before="0" w:after="0"/>
              <w:jc w:val="left"/>
              <w:rPr>
                <w:color w:val="000000"/>
              </w:rPr>
            </w:pPr>
            <w:r w:rsidRPr="00384B8D">
              <w:rPr>
                <w:color w:val="000000"/>
              </w:rPr>
              <w:t>lxpvoy02v</w:t>
            </w:r>
          </w:p>
          <w:p w14:paraId="0F99ACF8" w14:textId="20C4A8C9" w:rsidR="009C6F59" w:rsidRDefault="009C6F59" w:rsidP="009C6F59">
            <w:pPr>
              <w:spacing w:before="0" w:after="0"/>
              <w:jc w:val="left"/>
              <w:rPr>
                <w:color w:val="000000"/>
              </w:rPr>
            </w:pPr>
            <w:r>
              <w:rPr>
                <w:color w:val="000000"/>
              </w:rPr>
              <w:t>webservices.group</w:t>
            </w:r>
          </w:p>
          <w:p w14:paraId="158D7020" w14:textId="28BEACC3" w:rsidR="009C6F59" w:rsidRDefault="00384B8D" w:rsidP="009C6F59">
            <w:pPr>
              <w:spacing w:before="0" w:after="0"/>
              <w:jc w:val="left"/>
              <w:rPr>
                <w:color w:val="000000"/>
              </w:rPr>
            </w:pPr>
            <w:r w:rsidRPr="00384B8D">
              <w:rPr>
                <w:color w:val="000000"/>
              </w:rPr>
              <w:t>10.254.88.195</w:t>
            </w:r>
          </w:p>
          <w:p w14:paraId="35F683F7" w14:textId="77777777" w:rsidR="00384B8D" w:rsidRDefault="00384B8D" w:rsidP="009C6F59">
            <w:pPr>
              <w:spacing w:before="0" w:after="0"/>
              <w:jc w:val="left"/>
              <w:rPr>
                <w:color w:val="000000"/>
              </w:rPr>
            </w:pPr>
          </w:p>
          <w:p w14:paraId="6E1340C8" w14:textId="77777777" w:rsidR="009C6F59" w:rsidRDefault="009C6F59" w:rsidP="009C6F59">
            <w:pPr>
              <w:spacing w:before="0" w:after="0"/>
              <w:jc w:val="left"/>
              <w:rPr>
                <w:rFonts w:cs="Times New Roman"/>
                <w:color w:val="000000"/>
                <w:sz w:val="18"/>
                <w:szCs w:val="22"/>
              </w:rPr>
            </w:pPr>
            <w:r>
              <w:rPr>
                <w:rFonts w:cs="Times New Roman"/>
                <w:color w:val="000000"/>
                <w:sz w:val="18"/>
                <w:szCs w:val="22"/>
              </w:rPr>
              <w:t>ICM Web Server</w:t>
            </w:r>
          </w:p>
          <w:p w14:paraId="76F29212" w14:textId="77777777" w:rsidR="009C6F59" w:rsidRDefault="009C6F59" w:rsidP="009C6F59">
            <w:pPr>
              <w:spacing w:before="0" w:after="0"/>
              <w:jc w:val="left"/>
              <w:rPr>
                <w:color w:val="000000"/>
              </w:rPr>
            </w:pPr>
          </w:p>
        </w:tc>
        <w:tc>
          <w:tcPr>
            <w:tcW w:w="4244" w:type="dxa"/>
            <w:tcBorders>
              <w:top w:val="single" w:sz="4" w:space="0" w:color="auto"/>
              <w:left w:val="single" w:sz="4" w:space="0" w:color="auto"/>
              <w:bottom w:val="single" w:sz="4" w:space="0" w:color="auto"/>
              <w:right w:val="single" w:sz="4" w:space="0" w:color="auto"/>
            </w:tcBorders>
            <w:shd w:val="clear" w:color="auto" w:fill="auto"/>
            <w:vAlign w:val="center"/>
          </w:tcPr>
          <w:p w14:paraId="73A92B98" w14:textId="77777777"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3BFA58A3" w14:textId="1216EF48"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12</w:t>
            </w:r>
            <w:r w:rsidRPr="00C61338">
              <w:rPr>
                <w:rFonts w:cs="Times New Roman"/>
                <w:color w:val="000000"/>
                <w:sz w:val="18"/>
                <w:szCs w:val="16"/>
              </w:rPr>
              <w:t>GB</w:t>
            </w:r>
          </w:p>
          <w:p w14:paraId="0E2726C8" w14:textId="77777777"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Operating System: RHEL 7.5</w:t>
            </w:r>
          </w:p>
          <w:p w14:paraId="0F0777AA" w14:textId="76FE2C49"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 xml:space="preserve">VLAN: </w:t>
            </w:r>
            <w:r w:rsidR="00384B8D">
              <w:rPr>
                <w:rFonts w:cs="Times New Roman"/>
                <w:color w:val="000000"/>
                <w:sz w:val="18"/>
                <w:szCs w:val="16"/>
              </w:rPr>
              <w:t>488</w:t>
            </w:r>
          </w:p>
          <w:p w14:paraId="52DAA12B" w14:textId="0FF5E0BD"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 xml:space="preserve">Storage: </w:t>
            </w:r>
            <w:r w:rsidR="00384B8D">
              <w:rPr>
                <w:rFonts w:cs="Times New Roman"/>
                <w:color w:val="000000"/>
                <w:sz w:val="18"/>
                <w:szCs w:val="16"/>
              </w:rPr>
              <w:t>36GB, 12GB</w:t>
            </w:r>
          </w:p>
        </w:tc>
      </w:tr>
      <w:tr w:rsidR="009C6F59" w:rsidRPr="00926F86" w14:paraId="106C3CF3" w14:textId="77777777" w:rsidTr="00384B8D">
        <w:trPr>
          <w:trHeight w:val="973"/>
        </w:trPr>
        <w:tc>
          <w:tcPr>
            <w:tcW w:w="142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0E0984" w14:textId="77777777" w:rsidR="009C6F59" w:rsidRDefault="009C6F59" w:rsidP="009C6F59">
            <w:pPr>
              <w:spacing w:before="0" w:after="0"/>
              <w:jc w:val="left"/>
              <w:rPr>
                <w:rFonts w:cs="Times New Roman"/>
                <w:b/>
                <w:color w:val="000000"/>
                <w:sz w:val="18"/>
                <w:szCs w:val="22"/>
              </w:rPr>
            </w:pPr>
          </w:p>
        </w:tc>
        <w:tc>
          <w:tcPr>
            <w:tcW w:w="2429" w:type="dxa"/>
            <w:tcBorders>
              <w:top w:val="nil"/>
              <w:left w:val="single" w:sz="4" w:space="0" w:color="auto"/>
              <w:bottom w:val="single" w:sz="8" w:space="0" w:color="000000"/>
              <w:right w:val="single" w:sz="4" w:space="0" w:color="auto"/>
            </w:tcBorders>
            <w:shd w:val="clear" w:color="auto" w:fill="auto"/>
            <w:vAlign w:val="center"/>
          </w:tcPr>
          <w:p w14:paraId="4DA4F2B3" w14:textId="1335A975" w:rsidR="00384B8D" w:rsidRDefault="00384B8D" w:rsidP="009C6F59">
            <w:pPr>
              <w:spacing w:before="0" w:after="0"/>
              <w:jc w:val="left"/>
              <w:rPr>
                <w:color w:val="000000"/>
              </w:rPr>
            </w:pPr>
            <w:r w:rsidRPr="00384B8D">
              <w:rPr>
                <w:color w:val="000000"/>
              </w:rPr>
              <w:t>lxpvoy03v</w:t>
            </w:r>
          </w:p>
          <w:p w14:paraId="38A8F4E5" w14:textId="2DCA86DF" w:rsidR="009C6F59" w:rsidRDefault="009C6F59" w:rsidP="009C6F59">
            <w:pPr>
              <w:spacing w:before="0" w:after="0"/>
              <w:jc w:val="left"/>
              <w:rPr>
                <w:color w:val="000000"/>
              </w:rPr>
            </w:pPr>
            <w:r>
              <w:rPr>
                <w:color w:val="000000"/>
              </w:rPr>
              <w:t>webservices.group</w:t>
            </w:r>
          </w:p>
          <w:p w14:paraId="44C7D5C6" w14:textId="604A0571" w:rsidR="009C6F59" w:rsidRDefault="00384B8D" w:rsidP="009C6F59">
            <w:pPr>
              <w:spacing w:before="0" w:after="0"/>
              <w:jc w:val="left"/>
              <w:rPr>
                <w:color w:val="000000"/>
              </w:rPr>
            </w:pPr>
            <w:r w:rsidRPr="00384B8D">
              <w:rPr>
                <w:color w:val="000000"/>
              </w:rPr>
              <w:t>10.254.88.196</w:t>
            </w:r>
          </w:p>
          <w:p w14:paraId="12BFA3EF" w14:textId="77777777" w:rsidR="00384B8D" w:rsidRDefault="00384B8D" w:rsidP="009C6F59">
            <w:pPr>
              <w:spacing w:before="0" w:after="0"/>
              <w:jc w:val="left"/>
              <w:rPr>
                <w:color w:val="000000"/>
              </w:rPr>
            </w:pPr>
          </w:p>
          <w:p w14:paraId="708FF8B3" w14:textId="6DFAACA9" w:rsidR="009C6F59" w:rsidRDefault="009C6F59">
            <w:pPr>
              <w:spacing w:before="0" w:after="0"/>
              <w:jc w:val="left"/>
              <w:rPr>
                <w:color w:val="000000"/>
              </w:rPr>
            </w:pPr>
            <w:r>
              <w:rPr>
                <w:rFonts w:cs="Times New Roman"/>
                <w:color w:val="000000"/>
                <w:sz w:val="18"/>
                <w:szCs w:val="22"/>
              </w:rPr>
              <w:t>R</w:t>
            </w:r>
            <w:r w:rsidR="007566EE">
              <w:rPr>
                <w:rFonts w:cs="Times New Roman"/>
                <w:color w:val="000000"/>
                <w:sz w:val="18"/>
                <w:szCs w:val="22"/>
              </w:rPr>
              <w:t xml:space="preserve">SG </w:t>
            </w:r>
            <w:r w:rsidR="00CF2A75" w:rsidRPr="00CF2A75">
              <w:rPr>
                <w:rFonts w:cs="Times New Roman"/>
                <w:color w:val="000000"/>
                <w:sz w:val="18"/>
                <w:szCs w:val="22"/>
              </w:rPr>
              <w:t>Instructions Files</w:t>
            </w:r>
            <w:r w:rsidR="00CF2A75" w:rsidRPr="00CF2A75" w:rsidDel="007566EE">
              <w:rPr>
                <w:rFonts w:cs="Times New Roman"/>
                <w:color w:val="000000"/>
                <w:sz w:val="18"/>
                <w:szCs w:val="22"/>
              </w:rPr>
              <w:t xml:space="preserve"> </w:t>
            </w:r>
            <w:r>
              <w:rPr>
                <w:rFonts w:cs="Times New Roman"/>
                <w:color w:val="000000"/>
                <w:sz w:val="18"/>
                <w:szCs w:val="22"/>
              </w:rPr>
              <w:t>Swimlane</w:t>
            </w:r>
          </w:p>
        </w:tc>
        <w:tc>
          <w:tcPr>
            <w:tcW w:w="4244" w:type="dxa"/>
            <w:tcBorders>
              <w:top w:val="single" w:sz="4" w:space="0" w:color="auto"/>
              <w:left w:val="single" w:sz="4" w:space="0" w:color="auto"/>
              <w:bottom w:val="single" w:sz="4" w:space="0" w:color="auto"/>
              <w:right w:val="single" w:sz="4" w:space="0" w:color="auto"/>
            </w:tcBorders>
            <w:shd w:val="clear" w:color="auto" w:fill="auto"/>
            <w:vAlign w:val="center"/>
          </w:tcPr>
          <w:p w14:paraId="3E483C51" w14:textId="77777777"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CPU: 2 cores</w:t>
            </w:r>
          </w:p>
          <w:p w14:paraId="743EB901" w14:textId="6518EA5F"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40</w:t>
            </w:r>
            <w:r w:rsidRPr="00C61338">
              <w:rPr>
                <w:rFonts w:cs="Times New Roman"/>
                <w:color w:val="000000"/>
                <w:sz w:val="18"/>
                <w:szCs w:val="16"/>
              </w:rPr>
              <w:t>GB</w:t>
            </w:r>
          </w:p>
          <w:p w14:paraId="254C4371" w14:textId="77777777"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Operating System: RHEL 7.5</w:t>
            </w:r>
          </w:p>
          <w:p w14:paraId="79C40510" w14:textId="44BEB5E5"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 xml:space="preserve">VLAN: </w:t>
            </w:r>
            <w:r w:rsidR="00384B8D">
              <w:rPr>
                <w:rFonts w:cs="Times New Roman"/>
                <w:color w:val="000000"/>
                <w:sz w:val="18"/>
                <w:szCs w:val="16"/>
              </w:rPr>
              <w:t>488</w:t>
            </w:r>
          </w:p>
          <w:p w14:paraId="5E44CCA8" w14:textId="6354FE9C"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 xml:space="preserve">Storage: </w:t>
            </w:r>
            <w:r w:rsidR="00384B8D">
              <w:rPr>
                <w:rFonts w:cs="Times New Roman"/>
                <w:color w:val="000000"/>
                <w:sz w:val="18"/>
                <w:szCs w:val="16"/>
              </w:rPr>
              <w:t>36GB, 12GB</w:t>
            </w:r>
          </w:p>
        </w:tc>
      </w:tr>
      <w:tr w:rsidR="00384B8D" w:rsidRPr="00926F86" w14:paraId="7DF691BB" w14:textId="77777777" w:rsidTr="00384B8D">
        <w:trPr>
          <w:trHeight w:val="973"/>
        </w:trPr>
        <w:tc>
          <w:tcPr>
            <w:tcW w:w="142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D978395" w14:textId="77777777" w:rsidR="00384B8D" w:rsidRDefault="00384B8D" w:rsidP="00384B8D">
            <w:pPr>
              <w:spacing w:before="0" w:after="0"/>
              <w:jc w:val="left"/>
              <w:rPr>
                <w:rFonts w:cs="Times New Roman"/>
                <w:b/>
                <w:color w:val="000000"/>
                <w:sz w:val="18"/>
                <w:szCs w:val="22"/>
              </w:rPr>
            </w:pPr>
          </w:p>
        </w:tc>
        <w:tc>
          <w:tcPr>
            <w:tcW w:w="2429" w:type="dxa"/>
            <w:tcBorders>
              <w:top w:val="nil"/>
              <w:left w:val="single" w:sz="4" w:space="0" w:color="auto"/>
              <w:bottom w:val="single" w:sz="8" w:space="0" w:color="000000"/>
              <w:right w:val="single" w:sz="4" w:space="0" w:color="auto"/>
            </w:tcBorders>
            <w:shd w:val="clear" w:color="auto" w:fill="auto"/>
            <w:vAlign w:val="center"/>
          </w:tcPr>
          <w:p w14:paraId="373B1E3B" w14:textId="227B65E6" w:rsidR="00384B8D" w:rsidRDefault="00384B8D" w:rsidP="00384B8D">
            <w:pPr>
              <w:spacing w:before="0" w:after="0"/>
              <w:jc w:val="left"/>
              <w:rPr>
                <w:color w:val="000000"/>
              </w:rPr>
            </w:pPr>
            <w:r w:rsidRPr="00384B8D">
              <w:rPr>
                <w:color w:val="000000"/>
              </w:rPr>
              <w:t>lxpvoy0</w:t>
            </w:r>
            <w:r>
              <w:rPr>
                <w:color w:val="000000"/>
              </w:rPr>
              <w:t>4</w:t>
            </w:r>
            <w:r w:rsidRPr="00384B8D">
              <w:rPr>
                <w:color w:val="000000"/>
              </w:rPr>
              <w:t>v</w:t>
            </w:r>
          </w:p>
          <w:p w14:paraId="720398C5" w14:textId="77777777" w:rsidR="00384B8D" w:rsidRDefault="00384B8D" w:rsidP="00384B8D">
            <w:pPr>
              <w:spacing w:before="0" w:after="0"/>
              <w:jc w:val="left"/>
              <w:rPr>
                <w:color w:val="000000"/>
              </w:rPr>
            </w:pPr>
            <w:r>
              <w:rPr>
                <w:color w:val="000000"/>
              </w:rPr>
              <w:t>webservices.group</w:t>
            </w:r>
          </w:p>
          <w:p w14:paraId="0F08A785" w14:textId="05281803" w:rsidR="00384B8D" w:rsidRDefault="00384B8D" w:rsidP="00384B8D">
            <w:pPr>
              <w:spacing w:before="0" w:after="0"/>
              <w:jc w:val="left"/>
              <w:rPr>
                <w:color w:val="000000"/>
              </w:rPr>
            </w:pPr>
            <w:r w:rsidRPr="00384B8D">
              <w:rPr>
                <w:color w:val="000000"/>
              </w:rPr>
              <w:t>10.254.88.19</w:t>
            </w:r>
            <w:r>
              <w:rPr>
                <w:color w:val="000000"/>
              </w:rPr>
              <w:t>7</w:t>
            </w:r>
          </w:p>
          <w:p w14:paraId="5A0F46CC" w14:textId="77777777" w:rsidR="00384B8D" w:rsidRDefault="00384B8D" w:rsidP="00384B8D">
            <w:pPr>
              <w:spacing w:before="0" w:after="0"/>
              <w:jc w:val="left"/>
              <w:rPr>
                <w:color w:val="000000"/>
              </w:rPr>
            </w:pPr>
          </w:p>
          <w:p w14:paraId="389FEC88" w14:textId="1B26BB56" w:rsidR="00384B8D" w:rsidRDefault="00384B8D" w:rsidP="00384B8D">
            <w:pPr>
              <w:spacing w:before="0" w:after="0"/>
              <w:jc w:val="left"/>
              <w:rPr>
                <w:color w:val="000000"/>
              </w:rPr>
            </w:pPr>
            <w:r>
              <w:rPr>
                <w:rFonts w:cs="Times New Roman"/>
                <w:color w:val="000000"/>
                <w:sz w:val="18"/>
                <w:szCs w:val="22"/>
              </w:rPr>
              <w:t xml:space="preserve">RSG </w:t>
            </w:r>
            <w:r w:rsidR="00CF2A75" w:rsidRPr="00CF2A75">
              <w:rPr>
                <w:rFonts w:cs="Times New Roman"/>
                <w:color w:val="000000"/>
                <w:sz w:val="18"/>
                <w:szCs w:val="22"/>
              </w:rPr>
              <w:t xml:space="preserve">Instructions Files </w:t>
            </w:r>
            <w:r>
              <w:rPr>
                <w:rFonts w:cs="Times New Roman"/>
                <w:color w:val="000000"/>
                <w:sz w:val="18"/>
                <w:szCs w:val="22"/>
              </w:rPr>
              <w:t>Swimlane</w:t>
            </w:r>
          </w:p>
        </w:tc>
        <w:tc>
          <w:tcPr>
            <w:tcW w:w="4244" w:type="dxa"/>
            <w:tcBorders>
              <w:top w:val="single" w:sz="4" w:space="0" w:color="auto"/>
              <w:left w:val="single" w:sz="4" w:space="0" w:color="auto"/>
              <w:bottom w:val="single" w:sz="4" w:space="0" w:color="auto"/>
              <w:right w:val="single" w:sz="4" w:space="0" w:color="auto"/>
            </w:tcBorders>
            <w:shd w:val="clear" w:color="auto" w:fill="auto"/>
            <w:vAlign w:val="center"/>
          </w:tcPr>
          <w:p w14:paraId="0C66890A"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CPU: 2 cores</w:t>
            </w:r>
          </w:p>
          <w:p w14:paraId="54A3EC1E"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40</w:t>
            </w:r>
            <w:r w:rsidRPr="00C61338">
              <w:rPr>
                <w:rFonts w:cs="Times New Roman"/>
                <w:color w:val="000000"/>
                <w:sz w:val="18"/>
                <w:szCs w:val="16"/>
              </w:rPr>
              <w:t>GB</w:t>
            </w:r>
          </w:p>
          <w:p w14:paraId="2FA6308A"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Operating System: RHEL 7.5</w:t>
            </w:r>
          </w:p>
          <w:p w14:paraId="15A0D85B"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488</w:t>
            </w:r>
          </w:p>
          <w:p w14:paraId="6A41EB8E" w14:textId="00CB580E"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Storage: </w:t>
            </w:r>
            <w:r>
              <w:rPr>
                <w:rFonts w:cs="Times New Roman"/>
                <w:color w:val="000000"/>
                <w:sz w:val="18"/>
                <w:szCs w:val="16"/>
              </w:rPr>
              <w:t>36GB, 12GB</w:t>
            </w:r>
          </w:p>
        </w:tc>
      </w:tr>
      <w:tr w:rsidR="009C6F59" w:rsidRPr="00926F86" w14:paraId="320D8BB0" w14:textId="77777777" w:rsidTr="00384B8D">
        <w:trPr>
          <w:trHeight w:val="973"/>
        </w:trPr>
        <w:tc>
          <w:tcPr>
            <w:tcW w:w="142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8FB68C" w14:textId="77777777" w:rsidR="009C6F59" w:rsidRDefault="009C6F59" w:rsidP="009C6F59">
            <w:pPr>
              <w:spacing w:before="0" w:after="0"/>
              <w:jc w:val="left"/>
              <w:rPr>
                <w:rFonts w:cs="Times New Roman"/>
                <w:b/>
                <w:color w:val="000000"/>
                <w:sz w:val="18"/>
                <w:szCs w:val="22"/>
              </w:rPr>
            </w:pPr>
          </w:p>
        </w:tc>
        <w:tc>
          <w:tcPr>
            <w:tcW w:w="2429" w:type="dxa"/>
            <w:tcBorders>
              <w:top w:val="nil"/>
              <w:left w:val="single" w:sz="4" w:space="0" w:color="auto"/>
              <w:bottom w:val="single" w:sz="8" w:space="0" w:color="000000"/>
              <w:right w:val="single" w:sz="4" w:space="0" w:color="auto"/>
            </w:tcBorders>
            <w:shd w:val="clear" w:color="auto" w:fill="auto"/>
            <w:vAlign w:val="center"/>
          </w:tcPr>
          <w:p w14:paraId="6C0DB2D9" w14:textId="77777777" w:rsidR="00143385" w:rsidRDefault="00143385" w:rsidP="00143385">
            <w:pPr>
              <w:spacing w:before="0" w:after="0"/>
              <w:jc w:val="left"/>
              <w:rPr>
                <w:color w:val="000000"/>
              </w:rPr>
            </w:pPr>
            <w:r w:rsidRPr="00384B8D">
              <w:rPr>
                <w:color w:val="000000"/>
              </w:rPr>
              <w:t>lxpvoy0</w:t>
            </w:r>
            <w:r>
              <w:rPr>
                <w:color w:val="000000"/>
              </w:rPr>
              <w:t>5</w:t>
            </w:r>
            <w:r w:rsidRPr="00384B8D">
              <w:rPr>
                <w:color w:val="000000"/>
              </w:rPr>
              <w:t>v</w:t>
            </w:r>
          </w:p>
          <w:p w14:paraId="6493315B" w14:textId="77777777" w:rsidR="00143385" w:rsidRDefault="00143385" w:rsidP="00143385">
            <w:pPr>
              <w:spacing w:before="0" w:after="0"/>
              <w:jc w:val="left"/>
              <w:rPr>
                <w:color w:val="000000"/>
              </w:rPr>
            </w:pPr>
            <w:r>
              <w:rPr>
                <w:color w:val="000000"/>
              </w:rPr>
              <w:t>webservices.group</w:t>
            </w:r>
          </w:p>
          <w:p w14:paraId="7DD95A14" w14:textId="0BB4F173" w:rsidR="00143385" w:rsidRDefault="00143385" w:rsidP="00143385">
            <w:pPr>
              <w:spacing w:before="0" w:after="0"/>
              <w:jc w:val="left"/>
              <w:rPr>
                <w:color w:val="000000"/>
              </w:rPr>
            </w:pPr>
            <w:r w:rsidRPr="00384B8D">
              <w:rPr>
                <w:color w:val="000000"/>
              </w:rPr>
              <w:t>10.254.88.19</w:t>
            </w:r>
            <w:r w:rsidR="006B5F2A">
              <w:rPr>
                <w:color w:val="000000"/>
              </w:rPr>
              <w:t>8</w:t>
            </w:r>
          </w:p>
          <w:p w14:paraId="6DCA85CE" w14:textId="77777777" w:rsidR="009C6F59" w:rsidRDefault="009C6F59" w:rsidP="009C6F59">
            <w:pPr>
              <w:spacing w:before="0" w:after="0"/>
              <w:jc w:val="left"/>
              <w:rPr>
                <w:color w:val="000000"/>
              </w:rPr>
            </w:pPr>
          </w:p>
          <w:p w14:paraId="4D5AFE29" w14:textId="59E077A6" w:rsidR="009C6F59" w:rsidRDefault="007566EE">
            <w:pPr>
              <w:spacing w:before="0" w:after="0"/>
              <w:jc w:val="left"/>
              <w:rPr>
                <w:color w:val="000000"/>
              </w:rPr>
            </w:pPr>
            <w:r>
              <w:rPr>
                <w:rFonts w:cs="Times New Roman"/>
                <w:color w:val="000000"/>
                <w:sz w:val="18"/>
                <w:szCs w:val="22"/>
              </w:rPr>
              <w:t xml:space="preserve">RSG </w:t>
            </w:r>
            <w:r w:rsidR="00CF2A75" w:rsidRPr="00CF2A75">
              <w:rPr>
                <w:rFonts w:cs="Times New Roman"/>
                <w:color w:val="000000"/>
                <w:sz w:val="18"/>
                <w:szCs w:val="22"/>
              </w:rPr>
              <w:t>Instructions Files</w:t>
            </w:r>
            <w:r w:rsidR="00CF2A75" w:rsidRPr="00CF2A75" w:rsidDel="007566EE">
              <w:rPr>
                <w:rFonts w:cs="Times New Roman"/>
                <w:color w:val="000000"/>
                <w:sz w:val="18"/>
                <w:szCs w:val="22"/>
              </w:rPr>
              <w:t xml:space="preserve"> </w:t>
            </w:r>
            <w:r w:rsidR="009C6F59">
              <w:rPr>
                <w:rFonts w:cs="Times New Roman"/>
                <w:color w:val="000000"/>
                <w:sz w:val="18"/>
                <w:szCs w:val="22"/>
              </w:rPr>
              <w:t>Swimlane</w:t>
            </w:r>
          </w:p>
        </w:tc>
        <w:tc>
          <w:tcPr>
            <w:tcW w:w="4244" w:type="dxa"/>
            <w:tcBorders>
              <w:top w:val="single" w:sz="4" w:space="0" w:color="auto"/>
              <w:left w:val="single" w:sz="4" w:space="0" w:color="auto"/>
              <w:bottom w:val="single" w:sz="4" w:space="0" w:color="auto"/>
              <w:right w:val="single" w:sz="4" w:space="0" w:color="auto"/>
            </w:tcBorders>
            <w:shd w:val="clear" w:color="auto" w:fill="auto"/>
            <w:vAlign w:val="center"/>
          </w:tcPr>
          <w:p w14:paraId="6EE191AC" w14:textId="77777777"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CPU: 2 cores</w:t>
            </w:r>
          </w:p>
          <w:p w14:paraId="5E9E685F" w14:textId="799C11E5"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40</w:t>
            </w:r>
            <w:r w:rsidRPr="00C61338">
              <w:rPr>
                <w:rFonts w:cs="Times New Roman"/>
                <w:color w:val="000000"/>
                <w:sz w:val="18"/>
                <w:szCs w:val="16"/>
              </w:rPr>
              <w:t>GB</w:t>
            </w:r>
          </w:p>
          <w:p w14:paraId="7E16EC22" w14:textId="77777777" w:rsidR="009C6F59" w:rsidRPr="00C61338" w:rsidRDefault="009C6F59" w:rsidP="009C6F59">
            <w:pPr>
              <w:spacing w:before="0" w:after="0"/>
              <w:jc w:val="left"/>
              <w:rPr>
                <w:rFonts w:cs="Times New Roman"/>
                <w:color w:val="000000"/>
                <w:sz w:val="18"/>
                <w:szCs w:val="16"/>
              </w:rPr>
            </w:pPr>
            <w:r w:rsidRPr="00C61338">
              <w:rPr>
                <w:rFonts w:cs="Times New Roman"/>
                <w:color w:val="000000"/>
                <w:sz w:val="18"/>
                <w:szCs w:val="16"/>
              </w:rPr>
              <w:t>Operating System: RHEL 7.5</w:t>
            </w:r>
          </w:p>
          <w:p w14:paraId="798DB2B6" w14:textId="77777777" w:rsidR="00143385" w:rsidRPr="00C61338" w:rsidRDefault="00143385" w:rsidP="00143385">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488</w:t>
            </w:r>
          </w:p>
          <w:p w14:paraId="36D55AEA" w14:textId="2F1EE341" w:rsidR="009C6F59" w:rsidRPr="00C61338" w:rsidRDefault="00143385" w:rsidP="009C6F59">
            <w:pPr>
              <w:spacing w:before="0" w:after="0"/>
              <w:jc w:val="left"/>
              <w:rPr>
                <w:rFonts w:cs="Times New Roman"/>
                <w:color w:val="000000"/>
                <w:sz w:val="18"/>
                <w:szCs w:val="16"/>
              </w:rPr>
            </w:pPr>
            <w:r w:rsidRPr="00C61338">
              <w:rPr>
                <w:rFonts w:cs="Times New Roman"/>
                <w:color w:val="000000"/>
                <w:sz w:val="18"/>
                <w:szCs w:val="16"/>
              </w:rPr>
              <w:t xml:space="preserve">Storage: </w:t>
            </w:r>
            <w:r>
              <w:rPr>
                <w:rFonts w:cs="Times New Roman"/>
                <w:color w:val="000000"/>
                <w:sz w:val="18"/>
                <w:szCs w:val="16"/>
              </w:rPr>
              <w:t>36GB, 12GB</w:t>
            </w:r>
          </w:p>
        </w:tc>
      </w:tr>
      <w:tr w:rsidR="00384B8D" w:rsidRPr="00926F86" w14:paraId="0D5A22AB" w14:textId="77777777" w:rsidTr="00384B8D">
        <w:trPr>
          <w:trHeight w:val="1153"/>
        </w:trPr>
        <w:tc>
          <w:tcPr>
            <w:tcW w:w="1422" w:type="dxa"/>
            <w:vMerge/>
            <w:tcBorders>
              <w:top w:val="single" w:sz="4" w:space="0" w:color="auto"/>
              <w:left w:val="single" w:sz="4" w:space="0" w:color="auto"/>
              <w:bottom w:val="single" w:sz="4" w:space="0" w:color="auto"/>
              <w:right w:val="single" w:sz="4" w:space="0" w:color="auto"/>
            </w:tcBorders>
            <w:vAlign w:val="center"/>
          </w:tcPr>
          <w:p w14:paraId="08EC92A0" w14:textId="77777777" w:rsidR="00384B8D" w:rsidRPr="000B70FD" w:rsidRDefault="00384B8D" w:rsidP="00384B8D">
            <w:pPr>
              <w:spacing w:before="0" w:after="0"/>
              <w:jc w:val="left"/>
              <w:rPr>
                <w:rFonts w:cs="Times New Roman"/>
                <w:color w:val="000000"/>
                <w:sz w:val="18"/>
                <w:szCs w:val="22"/>
              </w:rPr>
            </w:pPr>
          </w:p>
        </w:tc>
        <w:tc>
          <w:tcPr>
            <w:tcW w:w="2429" w:type="dxa"/>
            <w:tcBorders>
              <w:top w:val="nil"/>
              <w:left w:val="single" w:sz="4" w:space="0" w:color="auto"/>
              <w:bottom w:val="single" w:sz="4" w:space="0" w:color="auto"/>
              <w:right w:val="single" w:sz="4" w:space="0" w:color="auto"/>
            </w:tcBorders>
            <w:shd w:val="clear" w:color="auto" w:fill="auto"/>
            <w:vAlign w:val="center"/>
          </w:tcPr>
          <w:p w14:paraId="4818F073" w14:textId="64566912" w:rsidR="00384B8D" w:rsidRDefault="00384B8D" w:rsidP="00384B8D">
            <w:pPr>
              <w:spacing w:before="0" w:after="0"/>
              <w:jc w:val="left"/>
              <w:rPr>
                <w:color w:val="000000"/>
              </w:rPr>
            </w:pPr>
            <w:r w:rsidRPr="00384B8D">
              <w:rPr>
                <w:color w:val="000000"/>
              </w:rPr>
              <w:t>lxpvoy0</w:t>
            </w:r>
            <w:r w:rsidR="00143385">
              <w:rPr>
                <w:color w:val="000000"/>
              </w:rPr>
              <w:t>6</w:t>
            </w:r>
            <w:r w:rsidRPr="00384B8D">
              <w:rPr>
                <w:color w:val="000000"/>
              </w:rPr>
              <w:t>v</w:t>
            </w:r>
          </w:p>
          <w:p w14:paraId="4C1FD28A" w14:textId="6E534E48" w:rsidR="00384B8D" w:rsidRDefault="00384B8D" w:rsidP="00384B8D">
            <w:pPr>
              <w:spacing w:before="0" w:after="0"/>
              <w:jc w:val="left"/>
              <w:rPr>
                <w:color w:val="000000"/>
              </w:rPr>
            </w:pPr>
            <w:r>
              <w:rPr>
                <w:color w:val="000000"/>
              </w:rPr>
              <w:t>webservices.group</w:t>
            </w:r>
          </w:p>
          <w:p w14:paraId="4F1883F6" w14:textId="3675B34F" w:rsidR="00384B8D" w:rsidRDefault="00384B8D" w:rsidP="00384B8D">
            <w:pPr>
              <w:spacing w:before="0" w:after="0"/>
              <w:jc w:val="left"/>
              <w:rPr>
                <w:color w:val="000000"/>
              </w:rPr>
            </w:pPr>
            <w:r w:rsidRPr="00384B8D">
              <w:rPr>
                <w:color w:val="000000"/>
              </w:rPr>
              <w:t>10.254.88.1</w:t>
            </w:r>
            <w:r w:rsidR="00143385">
              <w:rPr>
                <w:color w:val="000000"/>
              </w:rPr>
              <w:t>86</w:t>
            </w:r>
          </w:p>
          <w:p w14:paraId="7BDCC59B" w14:textId="77777777" w:rsidR="00384B8D" w:rsidRDefault="00384B8D" w:rsidP="00384B8D">
            <w:pPr>
              <w:spacing w:before="0" w:after="0"/>
              <w:jc w:val="left"/>
              <w:rPr>
                <w:color w:val="000000"/>
              </w:rPr>
            </w:pPr>
          </w:p>
          <w:p w14:paraId="5F95C477" w14:textId="77777777" w:rsidR="00384B8D" w:rsidRDefault="00384B8D" w:rsidP="00384B8D">
            <w:pPr>
              <w:spacing w:before="0" w:after="0"/>
              <w:jc w:val="left"/>
              <w:rPr>
                <w:rFonts w:cs="Times New Roman"/>
                <w:color w:val="000000"/>
                <w:sz w:val="18"/>
                <w:szCs w:val="22"/>
              </w:rPr>
            </w:pPr>
            <w:r>
              <w:rPr>
                <w:rFonts w:cs="Times New Roman"/>
                <w:color w:val="000000"/>
                <w:sz w:val="18"/>
                <w:szCs w:val="22"/>
              </w:rPr>
              <w:t>Post Processing Swimlane</w:t>
            </w:r>
          </w:p>
          <w:p w14:paraId="5554EDA2" w14:textId="77777777" w:rsidR="00384B8D" w:rsidRPr="000B70FD" w:rsidRDefault="00384B8D" w:rsidP="00384B8D">
            <w:pPr>
              <w:spacing w:before="0" w:after="0"/>
              <w:jc w:val="left"/>
              <w:rPr>
                <w:rFonts w:cs="Times New Roman"/>
                <w:color w:val="000000"/>
                <w:sz w:val="18"/>
                <w:szCs w:val="22"/>
              </w:rPr>
            </w:pPr>
          </w:p>
        </w:tc>
        <w:tc>
          <w:tcPr>
            <w:tcW w:w="4244" w:type="dxa"/>
            <w:tcBorders>
              <w:top w:val="single" w:sz="4" w:space="0" w:color="auto"/>
              <w:left w:val="single" w:sz="4" w:space="0" w:color="auto"/>
              <w:bottom w:val="single" w:sz="4" w:space="0" w:color="auto"/>
              <w:right w:val="single" w:sz="4" w:space="0" w:color="auto"/>
            </w:tcBorders>
            <w:shd w:val="clear" w:color="auto" w:fill="auto"/>
            <w:vAlign w:val="center"/>
          </w:tcPr>
          <w:p w14:paraId="543DE72E"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CPU: 2 cores</w:t>
            </w:r>
          </w:p>
          <w:p w14:paraId="65DAB9CF"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40</w:t>
            </w:r>
            <w:r w:rsidRPr="00C61338">
              <w:rPr>
                <w:rFonts w:cs="Times New Roman"/>
                <w:color w:val="000000"/>
                <w:sz w:val="18"/>
                <w:szCs w:val="16"/>
              </w:rPr>
              <w:t>GB</w:t>
            </w:r>
          </w:p>
          <w:p w14:paraId="13171BD5"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Operating System: RHEL 7.5</w:t>
            </w:r>
          </w:p>
          <w:p w14:paraId="789387DA"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488</w:t>
            </w:r>
          </w:p>
          <w:p w14:paraId="614E2123" w14:textId="68A2FA23" w:rsidR="00384B8D" w:rsidRPr="000B70FD"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Storage: </w:t>
            </w:r>
            <w:r>
              <w:rPr>
                <w:rFonts w:cs="Times New Roman"/>
                <w:color w:val="000000"/>
                <w:sz w:val="18"/>
                <w:szCs w:val="16"/>
              </w:rPr>
              <w:t>36GB, 12GB</w:t>
            </w:r>
          </w:p>
        </w:tc>
      </w:tr>
      <w:tr w:rsidR="00384B8D" w:rsidRPr="00926F86" w14:paraId="1E5D543D" w14:textId="77777777" w:rsidTr="00384B8D">
        <w:trPr>
          <w:trHeight w:val="1153"/>
        </w:trPr>
        <w:tc>
          <w:tcPr>
            <w:tcW w:w="1422" w:type="dxa"/>
            <w:vMerge/>
            <w:tcBorders>
              <w:top w:val="single" w:sz="4" w:space="0" w:color="auto"/>
              <w:left w:val="single" w:sz="4" w:space="0" w:color="auto"/>
              <w:bottom w:val="single" w:sz="4" w:space="0" w:color="auto"/>
              <w:right w:val="single" w:sz="4" w:space="0" w:color="auto"/>
            </w:tcBorders>
            <w:vAlign w:val="center"/>
          </w:tcPr>
          <w:p w14:paraId="2C455D05" w14:textId="77777777" w:rsidR="00384B8D" w:rsidRPr="000B70FD" w:rsidRDefault="00384B8D" w:rsidP="00384B8D">
            <w:pPr>
              <w:spacing w:before="0" w:after="0"/>
              <w:jc w:val="left"/>
              <w:rPr>
                <w:rFonts w:cs="Times New Roman"/>
                <w:color w:val="000000"/>
                <w:sz w:val="18"/>
                <w:szCs w:val="22"/>
              </w:rPr>
            </w:pPr>
          </w:p>
        </w:tc>
        <w:tc>
          <w:tcPr>
            <w:tcW w:w="2429" w:type="dxa"/>
            <w:tcBorders>
              <w:top w:val="nil"/>
              <w:left w:val="single" w:sz="4" w:space="0" w:color="auto"/>
              <w:bottom w:val="single" w:sz="4" w:space="0" w:color="auto"/>
              <w:right w:val="single" w:sz="4" w:space="0" w:color="auto"/>
            </w:tcBorders>
            <w:shd w:val="clear" w:color="auto" w:fill="auto"/>
            <w:vAlign w:val="center"/>
          </w:tcPr>
          <w:p w14:paraId="36B9376B" w14:textId="1749CA1D" w:rsidR="00384B8D" w:rsidRDefault="00384B8D" w:rsidP="00384B8D">
            <w:pPr>
              <w:spacing w:before="0" w:after="0"/>
              <w:jc w:val="left"/>
              <w:rPr>
                <w:color w:val="000000"/>
              </w:rPr>
            </w:pPr>
            <w:r>
              <w:rPr>
                <w:color w:val="000000"/>
              </w:rPr>
              <w:t>gbcitghvpws40</w:t>
            </w:r>
          </w:p>
          <w:p w14:paraId="1EB8A7BD" w14:textId="14A27041" w:rsidR="00384B8D" w:rsidRDefault="00384B8D" w:rsidP="00384B8D">
            <w:pPr>
              <w:spacing w:before="0" w:after="0"/>
              <w:jc w:val="left"/>
              <w:rPr>
                <w:color w:val="000000"/>
              </w:rPr>
            </w:pPr>
            <w:r>
              <w:rPr>
                <w:color w:val="000000"/>
              </w:rPr>
              <w:t>webservices.group</w:t>
            </w:r>
          </w:p>
          <w:p w14:paraId="2D07CE22" w14:textId="1DE21777" w:rsidR="00384B8D" w:rsidRDefault="00384B8D" w:rsidP="00384B8D">
            <w:pPr>
              <w:spacing w:before="0" w:after="0"/>
              <w:jc w:val="left"/>
              <w:rPr>
                <w:color w:val="000000"/>
              </w:rPr>
            </w:pPr>
            <w:r>
              <w:rPr>
                <w:color w:val="000000"/>
              </w:rPr>
              <w:t>10.241.96.127</w:t>
            </w:r>
          </w:p>
          <w:p w14:paraId="05AAF7B7" w14:textId="77777777" w:rsidR="00384B8D" w:rsidRDefault="00384B8D" w:rsidP="00384B8D">
            <w:pPr>
              <w:spacing w:before="0" w:after="0"/>
              <w:jc w:val="left"/>
              <w:rPr>
                <w:color w:val="000000"/>
              </w:rPr>
            </w:pPr>
          </w:p>
          <w:p w14:paraId="1F7BCB57" w14:textId="77777777" w:rsidR="00384B8D" w:rsidRDefault="00384B8D" w:rsidP="00384B8D">
            <w:pPr>
              <w:spacing w:before="0" w:after="0"/>
              <w:jc w:val="left"/>
              <w:rPr>
                <w:rFonts w:cs="Times New Roman"/>
                <w:color w:val="000000"/>
                <w:sz w:val="18"/>
                <w:szCs w:val="22"/>
              </w:rPr>
            </w:pPr>
            <w:r>
              <w:rPr>
                <w:rFonts w:cs="Times New Roman"/>
                <w:color w:val="000000"/>
                <w:sz w:val="18"/>
                <w:szCs w:val="22"/>
              </w:rPr>
              <w:t>Execution Server</w:t>
            </w:r>
          </w:p>
          <w:p w14:paraId="7C0E4D26" w14:textId="77777777" w:rsidR="00384B8D" w:rsidRDefault="00384B8D" w:rsidP="00384B8D">
            <w:pPr>
              <w:spacing w:before="0" w:after="0"/>
              <w:jc w:val="left"/>
              <w:rPr>
                <w:color w:val="000000"/>
              </w:rPr>
            </w:pPr>
          </w:p>
        </w:tc>
        <w:tc>
          <w:tcPr>
            <w:tcW w:w="4244" w:type="dxa"/>
            <w:tcBorders>
              <w:top w:val="single" w:sz="4" w:space="0" w:color="auto"/>
              <w:left w:val="single" w:sz="4" w:space="0" w:color="auto"/>
              <w:bottom w:val="single" w:sz="4" w:space="0" w:color="auto"/>
              <w:right w:val="single" w:sz="4" w:space="0" w:color="auto"/>
            </w:tcBorders>
            <w:shd w:val="clear" w:color="auto" w:fill="auto"/>
            <w:vAlign w:val="center"/>
          </w:tcPr>
          <w:p w14:paraId="6B348C0A"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1</w:t>
            </w:r>
            <w:r w:rsidRPr="00C61338">
              <w:rPr>
                <w:rFonts w:cs="Times New Roman"/>
                <w:color w:val="000000"/>
                <w:sz w:val="18"/>
                <w:szCs w:val="16"/>
              </w:rPr>
              <w:t>2 cores</w:t>
            </w:r>
          </w:p>
          <w:p w14:paraId="59ED47C1"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64</w:t>
            </w:r>
            <w:r w:rsidRPr="00C61338">
              <w:rPr>
                <w:rFonts w:cs="Times New Roman"/>
                <w:color w:val="000000"/>
                <w:sz w:val="18"/>
                <w:szCs w:val="16"/>
              </w:rPr>
              <w:t>GB</w:t>
            </w:r>
          </w:p>
          <w:p w14:paraId="7EE69525"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2012R2</w:t>
            </w:r>
          </w:p>
          <w:p w14:paraId="6EF4AB11" w14:textId="4F62ED6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1720</w:t>
            </w:r>
          </w:p>
          <w:p w14:paraId="4BB29DD2" w14:textId="213A5658"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Storage: </w:t>
            </w:r>
            <w:r w:rsidRPr="00266FF7">
              <w:rPr>
                <w:rFonts w:cs="Times New Roman"/>
                <w:color w:val="000000"/>
                <w:sz w:val="18"/>
                <w:szCs w:val="16"/>
              </w:rPr>
              <w:t>50GB, 20GB</w:t>
            </w:r>
          </w:p>
        </w:tc>
      </w:tr>
      <w:tr w:rsidR="00384B8D" w:rsidRPr="00926F86" w14:paraId="0DA7993B" w14:textId="77777777" w:rsidTr="00384B8D">
        <w:trPr>
          <w:trHeight w:val="1153"/>
        </w:trPr>
        <w:tc>
          <w:tcPr>
            <w:tcW w:w="1422" w:type="dxa"/>
            <w:vMerge/>
            <w:tcBorders>
              <w:top w:val="single" w:sz="4" w:space="0" w:color="auto"/>
              <w:left w:val="single" w:sz="4" w:space="0" w:color="auto"/>
              <w:bottom w:val="single" w:sz="4" w:space="0" w:color="auto"/>
              <w:right w:val="single" w:sz="4" w:space="0" w:color="auto"/>
            </w:tcBorders>
            <w:vAlign w:val="center"/>
          </w:tcPr>
          <w:p w14:paraId="0540E907" w14:textId="77777777" w:rsidR="00384B8D" w:rsidRPr="000B70FD" w:rsidRDefault="00384B8D" w:rsidP="00384B8D">
            <w:pPr>
              <w:spacing w:before="0" w:after="0"/>
              <w:jc w:val="left"/>
              <w:rPr>
                <w:rFonts w:cs="Times New Roman"/>
                <w:color w:val="000000"/>
                <w:sz w:val="18"/>
                <w:szCs w:val="22"/>
              </w:rPr>
            </w:pPr>
          </w:p>
        </w:tc>
        <w:tc>
          <w:tcPr>
            <w:tcW w:w="2429" w:type="dxa"/>
            <w:tcBorders>
              <w:top w:val="nil"/>
              <w:left w:val="single" w:sz="4" w:space="0" w:color="auto"/>
              <w:bottom w:val="single" w:sz="4" w:space="0" w:color="auto"/>
              <w:right w:val="single" w:sz="4" w:space="0" w:color="auto"/>
            </w:tcBorders>
            <w:shd w:val="clear" w:color="auto" w:fill="auto"/>
            <w:vAlign w:val="center"/>
          </w:tcPr>
          <w:p w14:paraId="70653410" w14:textId="0C7D055C" w:rsidR="00384B8D" w:rsidRDefault="00384B8D" w:rsidP="00384B8D">
            <w:pPr>
              <w:spacing w:before="0" w:after="0"/>
              <w:jc w:val="left"/>
              <w:rPr>
                <w:color w:val="000000"/>
              </w:rPr>
            </w:pPr>
            <w:r>
              <w:rPr>
                <w:color w:val="000000"/>
              </w:rPr>
              <w:t>gbcitghvpws41</w:t>
            </w:r>
          </w:p>
          <w:p w14:paraId="758B3FBF" w14:textId="77777777" w:rsidR="00384B8D" w:rsidRDefault="00384B8D" w:rsidP="00384B8D">
            <w:pPr>
              <w:spacing w:before="0" w:after="0"/>
              <w:jc w:val="left"/>
              <w:rPr>
                <w:color w:val="000000"/>
              </w:rPr>
            </w:pPr>
            <w:r>
              <w:rPr>
                <w:color w:val="000000"/>
              </w:rPr>
              <w:t>webservices.group</w:t>
            </w:r>
          </w:p>
          <w:p w14:paraId="7A197EFD" w14:textId="3A018BDB" w:rsidR="00384B8D" w:rsidRDefault="00384B8D" w:rsidP="00384B8D">
            <w:pPr>
              <w:spacing w:before="0" w:after="0"/>
              <w:jc w:val="left"/>
              <w:rPr>
                <w:color w:val="000000"/>
              </w:rPr>
            </w:pPr>
            <w:r>
              <w:rPr>
                <w:color w:val="000000"/>
              </w:rPr>
              <w:t>10.241.96.128</w:t>
            </w:r>
          </w:p>
          <w:p w14:paraId="3F29B2CF" w14:textId="77777777" w:rsidR="00384B8D" w:rsidRDefault="00384B8D" w:rsidP="00384B8D">
            <w:pPr>
              <w:spacing w:before="0" w:after="0"/>
              <w:jc w:val="left"/>
              <w:rPr>
                <w:color w:val="000000"/>
              </w:rPr>
            </w:pPr>
          </w:p>
          <w:p w14:paraId="3DBD95A0" w14:textId="77777777" w:rsidR="00384B8D" w:rsidRDefault="00384B8D" w:rsidP="00384B8D">
            <w:pPr>
              <w:spacing w:before="0" w:after="0"/>
              <w:jc w:val="left"/>
              <w:rPr>
                <w:rFonts w:cs="Times New Roman"/>
                <w:color w:val="000000"/>
                <w:sz w:val="18"/>
                <w:szCs w:val="22"/>
              </w:rPr>
            </w:pPr>
            <w:r>
              <w:rPr>
                <w:rFonts w:cs="Times New Roman"/>
                <w:color w:val="000000"/>
                <w:sz w:val="18"/>
                <w:szCs w:val="22"/>
              </w:rPr>
              <w:t>Execution Server</w:t>
            </w:r>
          </w:p>
          <w:p w14:paraId="2638726F" w14:textId="77777777" w:rsidR="00384B8D" w:rsidRDefault="00384B8D" w:rsidP="00384B8D">
            <w:pPr>
              <w:spacing w:before="0" w:after="0"/>
              <w:jc w:val="left"/>
              <w:rPr>
                <w:color w:val="000000"/>
              </w:rPr>
            </w:pPr>
          </w:p>
        </w:tc>
        <w:tc>
          <w:tcPr>
            <w:tcW w:w="4244" w:type="dxa"/>
            <w:tcBorders>
              <w:top w:val="single" w:sz="4" w:space="0" w:color="auto"/>
              <w:left w:val="single" w:sz="4" w:space="0" w:color="auto"/>
              <w:bottom w:val="single" w:sz="4" w:space="0" w:color="auto"/>
              <w:right w:val="single" w:sz="4" w:space="0" w:color="auto"/>
            </w:tcBorders>
            <w:shd w:val="clear" w:color="auto" w:fill="auto"/>
            <w:vAlign w:val="center"/>
          </w:tcPr>
          <w:p w14:paraId="13F80F51"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1</w:t>
            </w:r>
            <w:r w:rsidRPr="00C61338">
              <w:rPr>
                <w:rFonts w:cs="Times New Roman"/>
                <w:color w:val="000000"/>
                <w:sz w:val="18"/>
                <w:szCs w:val="16"/>
              </w:rPr>
              <w:t>2 cores</w:t>
            </w:r>
          </w:p>
          <w:p w14:paraId="2E7041F6"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64</w:t>
            </w:r>
            <w:r w:rsidRPr="00C61338">
              <w:rPr>
                <w:rFonts w:cs="Times New Roman"/>
                <w:color w:val="000000"/>
                <w:sz w:val="18"/>
                <w:szCs w:val="16"/>
              </w:rPr>
              <w:t>GB</w:t>
            </w:r>
          </w:p>
          <w:p w14:paraId="239F424D"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2012R2</w:t>
            </w:r>
          </w:p>
          <w:p w14:paraId="6E72B63C"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1720</w:t>
            </w:r>
          </w:p>
          <w:p w14:paraId="5E8ACB56" w14:textId="2C50340C"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Storage: </w:t>
            </w:r>
            <w:r w:rsidRPr="00266FF7">
              <w:rPr>
                <w:rFonts w:cs="Times New Roman"/>
                <w:color w:val="000000"/>
                <w:sz w:val="18"/>
                <w:szCs w:val="16"/>
              </w:rPr>
              <w:t>50GB, 20GB</w:t>
            </w:r>
          </w:p>
        </w:tc>
      </w:tr>
      <w:tr w:rsidR="00384B8D" w:rsidRPr="00926F86" w14:paraId="20E16F57" w14:textId="77777777" w:rsidTr="00384B8D">
        <w:trPr>
          <w:trHeight w:val="1153"/>
        </w:trPr>
        <w:tc>
          <w:tcPr>
            <w:tcW w:w="1422" w:type="dxa"/>
            <w:vMerge/>
            <w:tcBorders>
              <w:top w:val="single" w:sz="4" w:space="0" w:color="auto"/>
              <w:left w:val="single" w:sz="4" w:space="0" w:color="auto"/>
              <w:bottom w:val="single" w:sz="4" w:space="0" w:color="auto"/>
              <w:right w:val="single" w:sz="4" w:space="0" w:color="auto"/>
            </w:tcBorders>
            <w:vAlign w:val="center"/>
          </w:tcPr>
          <w:p w14:paraId="69EE39D9" w14:textId="77777777" w:rsidR="00384B8D" w:rsidRPr="000B70FD" w:rsidRDefault="00384B8D" w:rsidP="00384B8D">
            <w:pPr>
              <w:spacing w:before="0" w:after="0"/>
              <w:jc w:val="left"/>
              <w:rPr>
                <w:rFonts w:cs="Times New Roman"/>
                <w:color w:val="000000"/>
                <w:sz w:val="18"/>
                <w:szCs w:val="22"/>
              </w:rPr>
            </w:pPr>
          </w:p>
        </w:tc>
        <w:tc>
          <w:tcPr>
            <w:tcW w:w="2429" w:type="dxa"/>
            <w:tcBorders>
              <w:top w:val="nil"/>
              <w:left w:val="single" w:sz="4" w:space="0" w:color="auto"/>
              <w:bottom w:val="single" w:sz="4" w:space="0" w:color="auto"/>
              <w:right w:val="single" w:sz="4" w:space="0" w:color="auto"/>
            </w:tcBorders>
            <w:shd w:val="clear" w:color="auto" w:fill="auto"/>
            <w:vAlign w:val="center"/>
          </w:tcPr>
          <w:p w14:paraId="75E923D8" w14:textId="0681D8EC" w:rsidR="00384B8D" w:rsidRDefault="00384B8D" w:rsidP="00384B8D">
            <w:pPr>
              <w:spacing w:before="0" w:after="0"/>
              <w:jc w:val="left"/>
              <w:rPr>
                <w:color w:val="000000"/>
              </w:rPr>
            </w:pPr>
            <w:r>
              <w:rPr>
                <w:color w:val="000000"/>
              </w:rPr>
              <w:t>gbcitghvpws42</w:t>
            </w:r>
          </w:p>
          <w:p w14:paraId="40149592" w14:textId="16A436AB" w:rsidR="00384B8D" w:rsidRDefault="00384B8D" w:rsidP="00384B8D">
            <w:pPr>
              <w:spacing w:before="0" w:after="0"/>
              <w:jc w:val="left"/>
              <w:rPr>
                <w:color w:val="000000"/>
              </w:rPr>
            </w:pPr>
            <w:r>
              <w:rPr>
                <w:color w:val="000000"/>
              </w:rPr>
              <w:t>webservices.group</w:t>
            </w:r>
          </w:p>
          <w:p w14:paraId="60019963" w14:textId="499ACB3E" w:rsidR="00384B8D" w:rsidRDefault="00384B8D" w:rsidP="00384B8D">
            <w:pPr>
              <w:spacing w:before="0" w:after="0"/>
              <w:jc w:val="left"/>
              <w:rPr>
                <w:color w:val="000000"/>
              </w:rPr>
            </w:pPr>
            <w:r>
              <w:rPr>
                <w:color w:val="000000"/>
              </w:rPr>
              <w:t>10.241.96.129</w:t>
            </w:r>
          </w:p>
          <w:p w14:paraId="70BAD309" w14:textId="77777777" w:rsidR="00384B8D" w:rsidRDefault="00384B8D" w:rsidP="00384B8D">
            <w:pPr>
              <w:spacing w:before="0" w:after="0"/>
              <w:jc w:val="left"/>
              <w:rPr>
                <w:color w:val="000000"/>
              </w:rPr>
            </w:pPr>
          </w:p>
          <w:p w14:paraId="4A3EF322" w14:textId="77777777" w:rsidR="00384B8D" w:rsidRDefault="00384B8D" w:rsidP="00384B8D">
            <w:pPr>
              <w:spacing w:before="0" w:after="0"/>
              <w:jc w:val="left"/>
              <w:rPr>
                <w:rFonts w:cs="Times New Roman"/>
                <w:color w:val="000000"/>
                <w:sz w:val="18"/>
                <w:szCs w:val="22"/>
              </w:rPr>
            </w:pPr>
            <w:r>
              <w:rPr>
                <w:rFonts w:cs="Times New Roman"/>
                <w:color w:val="000000"/>
                <w:sz w:val="18"/>
                <w:szCs w:val="22"/>
              </w:rPr>
              <w:t>RCT Web Server</w:t>
            </w:r>
          </w:p>
          <w:p w14:paraId="732E31A4" w14:textId="1D993FB5" w:rsidR="00384B8D" w:rsidRDefault="00384B8D" w:rsidP="00384B8D">
            <w:pPr>
              <w:spacing w:before="0" w:after="0"/>
              <w:jc w:val="left"/>
              <w:rPr>
                <w:color w:val="000000"/>
              </w:rPr>
            </w:pPr>
          </w:p>
        </w:tc>
        <w:tc>
          <w:tcPr>
            <w:tcW w:w="4244" w:type="dxa"/>
            <w:tcBorders>
              <w:top w:val="single" w:sz="4" w:space="0" w:color="auto"/>
              <w:left w:val="single" w:sz="4" w:space="0" w:color="auto"/>
              <w:bottom w:val="single" w:sz="4" w:space="0" w:color="auto"/>
              <w:right w:val="single" w:sz="4" w:space="0" w:color="auto"/>
            </w:tcBorders>
            <w:shd w:val="clear" w:color="auto" w:fill="auto"/>
            <w:vAlign w:val="center"/>
          </w:tcPr>
          <w:p w14:paraId="6C024AB9"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2EF98036"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16</w:t>
            </w:r>
            <w:r w:rsidRPr="00C61338">
              <w:rPr>
                <w:rFonts w:cs="Times New Roman"/>
                <w:color w:val="000000"/>
                <w:sz w:val="18"/>
                <w:szCs w:val="16"/>
              </w:rPr>
              <w:t>GB</w:t>
            </w:r>
          </w:p>
          <w:p w14:paraId="34B86BC3"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2012R2</w:t>
            </w:r>
          </w:p>
          <w:p w14:paraId="1CE64EBA"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1720</w:t>
            </w:r>
          </w:p>
          <w:p w14:paraId="4E334B6D" w14:textId="1BEA620B"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Storage: </w:t>
            </w:r>
            <w:r w:rsidRPr="00266FF7">
              <w:rPr>
                <w:rFonts w:cs="Times New Roman"/>
                <w:color w:val="000000"/>
                <w:sz w:val="18"/>
                <w:szCs w:val="16"/>
              </w:rPr>
              <w:t>50GB, 20GB</w:t>
            </w:r>
          </w:p>
        </w:tc>
      </w:tr>
      <w:tr w:rsidR="00384B8D" w:rsidRPr="00926F86" w14:paraId="163F4334" w14:textId="77777777" w:rsidTr="00384B8D">
        <w:trPr>
          <w:trHeight w:val="1113"/>
        </w:trPr>
        <w:tc>
          <w:tcPr>
            <w:tcW w:w="1422" w:type="dxa"/>
            <w:vMerge/>
            <w:tcBorders>
              <w:top w:val="single" w:sz="4" w:space="0" w:color="auto"/>
              <w:left w:val="single" w:sz="4" w:space="0" w:color="auto"/>
              <w:bottom w:val="single" w:sz="4" w:space="0" w:color="auto"/>
              <w:right w:val="single" w:sz="4" w:space="0" w:color="auto"/>
            </w:tcBorders>
            <w:vAlign w:val="center"/>
          </w:tcPr>
          <w:p w14:paraId="55F0C3A0" w14:textId="77777777" w:rsidR="00384B8D" w:rsidRPr="000B70FD" w:rsidRDefault="00384B8D" w:rsidP="00384B8D">
            <w:pPr>
              <w:spacing w:before="0" w:after="0"/>
              <w:jc w:val="left"/>
              <w:rPr>
                <w:rFonts w:cs="Times New Roman"/>
                <w:color w:val="000000"/>
                <w:sz w:val="18"/>
                <w:szCs w:val="22"/>
              </w:rPr>
            </w:pPr>
          </w:p>
        </w:tc>
        <w:tc>
          <w:tcPr>
            <w:tcW w:w="2429" w:type="dxa"/>
            <w:tcBorders>
              <w:top w:val="single" w:sz="4" w:space="0" w:color="auto"/>
              <w:left w:val="single" w:sz="4" w:space="0" w:color="auto"/>
              <w:bottom w:val="single" w:sz="4" w:space="0" w:color="auto"/>
              <w:right w:val="single" w:sz="4" w:space="0" w:color="auto"/>
            </w:tcBorders>
            <w:shd w:val="clear" w:color="auto" w:fill="auto"/>
            <w:vAlign w:val="center"/>
          </w:tcPr>
          <w:p w14:paraId="6273CCB2" w14:textId="565F8F98" w:rsidR="00384B8D" w:rsidRDefault="00384B8D" w:rsidP="00384B8D">
            <w:pPr>
              <w:spacing w:before="0" w:after="0"/>
              <w:jc w:val="left"/>
              <w:rPr>
                <w:color w:val="000000"/>
              </w:rPr>
            </w:pPr>
            <w:r>
              <w:rPr>
                <w:color w:val="000000"/>
              </w:rPr>
              <w:t>gbcitghvpws43</w:t>
            </w:r>
          </w:p>
          <w:p w14:paraId="018D6D06" w14:textId="3EA6CC59" w:rsidR="00384B8D" w:rsidRDefault="00384B8D" w:rsidP="00384B8D">
            <w:pPr>
              <w:spacing w:before="0" w:after="0"/>
              <w:jc w:val="left"/>
              <w:rPr>
                <w:color w:val="000000"/>
              </w:rPr>
            </w:pPr>
            <w:r>
              <w:rPr>
                <w:color w:val="000000"/>
              </w:rPr>
              <w:t>webservices.group</w:t>
            </w:r>
          </w:p>
          <w:p w14:paraId="4475C67B" w14:textId="435CF1F8" w:rsidR="00384B8D" w:rsidRDefault="00384B8D" w:rsidP="00384B8D">
            <w:pPr>
              <w:spacing w:before="0" w:after="0"/>
              <w:jc w:val="left"/>
              <w:rPr>
                <w:color w:val="000000"/>
              </w:rPr>
            </w:pPr>
            <w:r>
              <w:rPr>
                <w:color w:val="000000"/>
              </w:rPr>
              <w:t>10.241.96.130</w:t>
            </w:r>
          </w:p>
          <w:p w14:paraId="299C20D3" w14:textId="77777777" w:rsidR="00384B8D" w:rsidRDefault="00384B8D" w:rsidP="00384B8D">
            <w:pPr>
              <w:spacing w:before="0" w:after="0"/>
              <w:jc w:val="left"/>
              <w:rPr>
                <w:color w:val="000000"/>
              </w:rPr>
            </w:pPr>
          </w:p>
          <w:p w14:paraId="65A4077B" w14:textId="65EEF825" w:rsidR="00384B8D" w:rsidRDefault="00384B8D" w:rsidP="00384B8D">
            <w:pPr>
              <w:spacing w:before="0" w:after="0"/>
              <w:jc w:val="left"/>
              <w:rPr>
                <w:rFonts w:cs="Times New Roman"/>
                <w:color w:val="000000"/>
                <w:sz w:val="18"/>
                <w:szCs w:val="22"/>
              </w:rPr>
            </w:pPr>
            <w:r>
              <w:rPr>
                <w:rFonts w:cs="Times New Roman"/>
                <w:color w:val="000000"/>
                <w:sz w:val="18"/>
                <w:szCs w:val="22"/>
              </w:rPr>
              <w:t>RCT Web Server</w:t>
            </w:r>
          </w:p>
          <w:p w14:paraId="108DB23C" w14:textId="77777777" w:rsidR="00384B8D" w:rsidRPr="000B70FD" w:rsidRDefault="00384B8D" w:rsidP="00384B8D">
            <w:pPr>
              <w:spacing w:before="0" w:after="0"/>
              <w:jc w:val="left"/>
              <w:rPr>
                <w:rFonts w:cs="Times New Roman"/>
                <w:color w:val="000000"/>
                <w:sz w:val="18"/>
                <w:szCs w:val="22"/>
              </w:rPr>
            </w:pPr>
          </w:p>
        </w:tc>
        <w:tc>
          <w:tcPr>
            <w:tcW w:w="4244" w:type="dxa"/>
            <w:tcBorders>
              <w:top w:val="single" w:sz="4" w:space="0" w:color="auto"/>
              <w:left w:val="single" w:sz="4" w:space="0" w:color="auto"/>
              <w:bottom w:val="single" w:sz="4" w:space="0" w:color="auto"/>
              <w:right w:val="single" w:sz="4" w:space="0" w:color="auto"/>
            </w:tcBorders>
            <w:shd w:val="clear" w:color="auto" w:fill="auto"/>
            <w:vAlign w:val="center"/>
          </w:tcPr>
          <w:p w14:paraId="60BFF44D" w14:textId="15DC1945"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3F0C24CF" w14:textId="2FCD6BD0"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16</w:t>
            </w:r>
            <w:r w:rsidRPr="00C61338">
              <w:rPr>
                <w:rFonts w:cs="Times New Roman"/>
                <w:color w:val="000000"/>
                <w:sz w:val="18"/>
                <w:szCs w:val="16"/>
              </w:rPr>
              <w:t>GB</w:t>
            </w:r>
          </w:p>
          <w:p w14:paraId="4FECF62F"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2012R2</w:t>
            </w:r>
          </w:p>
          <w:p w14:paraId="5C4A858F" w14:textId="77777777" w:rsidR="00384B8D" w:rsidRPr="00C61338"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1720</w:t>
            </w:r>
          </w:p>
          <w:p w14:paraId="26FB6ADC" w14:textId="366D296E" w:rsidR="00384B8D" w:rsidRPr="000B70FD" w:rsidRDefault="00384B8D" w:rsidP="00384B8D">
            <w:pPr>
              <w:spacing w:before="0" w:after="0"/>
              <w:jc w:val="left"/>
              <w:rPr>
                <w:rFonts w:cs="Times New Roman"/>
                <w:color w:val="000000"/>
                <w:sz w:val="18"/>
                <w:szCs w:val="16"/>
              </w:rPr>
            </w:pPr>
            <w:r w:rsidRPr="00C61338">
              <w:rPr>
                <w:rFonts w:cs="Times New Roman"/>
                <w:color w:val="000000"/>
                <w:sz w:val="18"/>
                <w:szCs w:val="16"/>
              </w:rPr>
              <w:t xml:space="preserve">Storage: </w:t>
            </w:r>
            <w:r w:rsidRPr="00266FF7">
              <w:rPr>
                <w:rFonts w:cs="Times New Roman"/>
                <w:color w:val="000000"/>
                <w:sz w:val="18"/>
                <w:szCs w:val="16"/>
              </w:rPr>
              <w:t>50GB, 20GB</w:t>
            </w:r>
          </w:p>
        </w:tc>
      </w:tr>
    </w:tbl>
    <w:p w14:paraId="57A31B5E" w14:textId="73415F6E" w:rsidR="00257B54" w:rsidRDefault="00257B54" w:rsidP="00257C06"/>
    <w:tbl>
      <w:tblPr>
        <w:tblW w:w="8095" w:type="dxa"/>
        <w:tblInd w:w="93" w:type="dxa"/>
        <w:tblLook w:val="04A0" w:firstRow="1" w:lastRow="0" w:firstColumn="1" w:lastColumn="0" w:noHBand="0" w:noVBand="1"/>
      </w:tblPr>
      <w:tblGrid>
        <w:gridCol w:w="1433"/>
        <w:gridCol w:w="1843"/>
        <w:gridCol w:w="4819"/>
      </w:tblGrid>
      <w:tr w:rsidR="00BB0451" w:rsidRPr="00926F86" w14:paraId="0814DCCC" w14:textId="77777777" w:rsidTr="00266FF7">
        <w:trPr>
          <w:trHeight w:val="315"/>
        </w:trPr>
        <w:tc>
          <w:tcPr>
            <w:tcW w:w="1433" w:type="dxa"/>
            <w:tcBorders>
              <w:top w:val="single" w:sz="8" w:space="0" w:color="auto"/>
              <w:left w:val="single" w:sz="8" w:space="0" w:color="auto"/>
              <w:bottom w:val="single" w:sz="8" w:space="0" w:color="auto"/>
              <w:right w:val="single" w:sz="8" w:space="0" w:color="auto"/>
            </w:tcBorders>
            <w:shd w:val="clear" w:color="auto" w:fill="E5B8B7" w:themeFill="accent2" w:themeFillTint="66"/>
            <w:vAlign w:val="center"/>
            <w:hideMark/>
          </w:tcPr>
          <w:p w14:paraId="2C4CFC15" w14:textId="77777777" w:rsidR="00BB0451" w:rsidRPr="000B70FD" w:rsidRDefault="00BB0451" w:rsidP="00106476">
            <w:pPr>
              <w:spacing w:before="0" w:after="0"/>
              <w:jc w:val="left"/>
              <w:rPr>
                <w:rFonts w:cs="Times New Roman"/>
                <w:color w:val="000000"/>
                <w:sz w:val="18"/>
                <w:szCs w:val="22"/>
              </w:rPr>
            </w:pPr>
            <w:r w:rsidRPr="000B70FD">
              <w:rPr>
                <w:rFonts w:cs="Times New Roman"/>
                <w:color w:val="000000"/>
                <w:sz w:val="18"/>
                <w:szCs w:val="22"/>
              </w:rPr>
              <w:t>Environment</w:t>
            </w:r>
          </w:p>
        </w:tc>
        <w:tc>
          <w:tcPr>
            <w:tcW w:w="1843" w:type="dxa"/>
            <w:tcBorders>
              <w:top w:val="single" w:sz="8" w:space="0" w:color="auto"/>
              <w:left w:val="nil"/>
              <w:bottom w:val="single" w:sz="8" w:space="0" w:color="auto"/>
              <w:right w:val="single" w:sz="8" w:space="0" w:color="auto"/>
            </w:tcBorders>
            <w:shd w:val="clear" w:color="auto" w:fill="E5B8B7" w:themeFill="accent2" w:themeFillTint="66"/>
            <w:vAlign w:val="center"/>
            <w:hideMark/>
          </w:tcPr>
          <w:p w14:paraId="206F8840" w14:textId="77777777" w:rsidR="00BB0451" w:rsidRPr="000B70FD" w:rsidRDefault="00BB0451" w:rsidP="00106476">
            <w:pPr>
              <w:spacing w:before="0" w:after="0"/>
              <w:jc w:val="left"/>
              <w:rPr>
                <w:rFonts w:cs="Times New Roman"/>
                <w:color w:val="000000"/>
                <w:sz w:val="18"/>
                <w:szCs w:val="22"/>
              </w:rPr>
            </w:pPr>
            <w:r w:rsidRPr="000B70FD">
              <w:rPr>
                <w:rFonts w:cs="Times New Roman"/>
                <w:color w:val="000000"/>
                <w:sz w:val="18"/>
                <w:szCs w:val="22"/>
              </w:rPr>
              <w:t>Server</w:t>
            </w:r>
          </w:p>
        </w:tc>
        <w:tc>
          <w:tcPr>
            <w:tcW w:w="4819" w:type="dxa"/>
            <w:tcBorders>
              <w:top w:val="single" w:sz="8" w:space="0" w:color="auto"/>
              <w:left w:val="nil"/>
              <w:bottom w:val="single" w:sz="4" w:space="0" w:color="auto"/>
              <w:right w:val="single" w:sz="8" w:space="0" w:color="auto"/>
            </w:tcBorders>
            <w:shd w:val="clear" w:color="auto" w:fill="E5B8B7" w:themeFill="accent2" w:themeFillTint="66"/>
            <w:vAlign w:val="center"/>
            <w:hideMark/>
          </w:tcPr>
          <w:p w14:paraId="71CAB1D3" w14:textId="77777777" w:rsidR="00BB0451" w:rsidRPr="000B70FD" w:rsidRDefault="00BB0451" w:rsidP="00106476">
            <w:pPr>
              <w:spacing w:before="0" w:after="0"/>
              <w:jc w:val="left"/>
              <w:rPr>
                <w:rFonts w:cs="Times New Roman"/>
                <w:color w:val="000000"/>
                <w:sz w:val="18"/>
                <w:szCs w:val="22"/>
              </w:rPr>
            </w:pPr>
            <w:r w:rsidRPr="000B70FD">
              <w:rPr>
                <w:rFonts w:cs="Times New Roman"/>
                <w:color w:val="000000"/>
                <w:sz w:val="18"/>
                <w:szCs w:val="22"/>
              </w:rPr>
              <w:t>Specification</w:t>
            </w:r>
          </w:p>
        </w:tc>
      </w:tr>
      <w:tr w:rsidR="00E10F69" w:rsidRPr="00926F86" w14:paraId="13D5DF07" w14:textId="77777777" w:rsidTr="00106476">
        <w:trPr>
          <w:trHeight w:val="973"/>
        </w:trPr>
        <w:tc>
          <w:tcPr>
            <w:tcW w:w="1433" w:type="dxa"/>
            <w:vMerge w:val="restart"/>
            <w:tcBorders>
              <w:top w:val="nil"/>
              <w:left w:val="single" w:sz="8" w:space="0" w:color="auto"/>
              <w:bottom w:val="single" w:sz="8" w:space="0" w:color="000000"/>
              <w:right w:val="single" w:sz="8" w:space="0" w:color="auto"/>
            </w:tcBorders>
            <w:shd w:val="clear" w:color="auto" w:fill="auto"/>
            <w:vAlign w:val="center"/>
          </w:tcPr>
          <w:p w14:paraId="23673C60" w14:textId="62E767C0" w:rsidR="00E10F69" w:rsidRPr="00606FCC" w:rsidRDefault="00E10F69" w:rsidP="00E10F69">
            <w:pPr>
              <w:spacing w:before="0" w:after="0"/>
              <w:jc w:val="left"/>
              <w:rPr>
                <w:rFonts w:cs="Times New Roman"/>
                <w:b/>
                <w:color w:val="000000"/>
                <w:sz w:val="18"/>
                <w:szCs w:val="22"/>
              </w:rPr>
            </w:pPr>
            <w:r>
              <w:rPr>
                <w:rFonts w:cs="Times New Roman"/>
                <w:b/>
                <w:color w:val="000000"/>
                <w:sz w:val="18"/>
                <w:szCs w:val="22"/>
              </w:rPr>
              <w:t>PRE PRODUCTION</w:t>
            </w:r>
          </w:p>
        </w:tc>
        <w:tc>
          <w:tcPr>
            <w:tcW w:w="1843" w:type="dxa"/>
            <w:tcBorders>
              <w:top w:val="nil"/>
              <w:left w:val="single" w:sz="8" w:space="0" w:color="auto"/>
              <w:bottom w:val="single" w:sz="8" w:space="0" w:color="000000"/>
              <w:right w:val="single" w:sz="4" w:space="0" w:color="auto"/>
            </w:tcBorders>
            <w:shd w:val="clear" w:color="auto" w:fill="auto"/>
            <w:vAlign w:val="center"/>
          </w:tcPr>
          <w:p w14:paraId="38238E71" w14:textId="2340C73B" w:rsidR="00CC6258" w:rsidRDefault="00CC6258" w:rsidP="00E10F69">
            <w:pPr>
              <w:spacing w:before="0" w:after="0"/>
              <w:jc w:val="left"/>
              <w:rPr>
                <w:color w:val="000000"/>
              </w:rPr>
            </w:pPr>
            <w:r w:rsidRPr="00CC6258">
              <w:rPr>
                <w:color w:val="000000"/>
              </w:rPr>
              <w:t>lhevoy01v</w:t>
            </w:r>
          </w:p>
          <w:p w14:paraId="2453EBF1" w14:textId="10521606" w:rsidR="00E10F69" w:rsidRDefault="00E10F69" w:rsidP="00E10F69">
            <w:pPr>
              <w:spacing w:before="0" w:after="0"/>
              <w:jc w:val="left"/>
              <w:rPr>
                <w:color w:val="000000"/>
              </w:rPr>
            </w:pPr>
            <w:r>
              <w:rPr>
                <w:color w:val="000000"/>
              </w:rPr>
              <w:t>webservices.group</w:t>
            </w:r>
          </w:p>
          <w:p w14:paraId="428F4408" w14:textId="6CBC960B" w:rsidR="00E10F69" w:rsidRDefault="00CC6258" w:rsidP="00E10F69">
            <w:pPr>
              <w:spacing w:before="0" w:after="0"/>
              <w:jc w:val="left"/>
              <w:rPr>
                <w:color w:val="000000"/>
              </w:rPr>
            </w:pPr>
            <w:r w:rsidRPr="00CC6258">
              <w:rPr>
                <w:color w:val="000000"/>
              </w:rPr>
              <w:t>10.254.95.65</w:t>
            </w:r>
          </w:p>
          <w:p w14:paraId="1534F43F" w14:textId="77777777" w:rsidR="00143385" w:rsidRDefault="00143385" w:rsidP="00E10F69">
            <w:pPr>
              <w:spacing w:before="0" w:after="0"/>
              <w:jc w:val="left"/>
              <w:rPr>
                <w:rFonts w:cs="Times New Roman"/>
                <w:color w:val="000000"/>
                <w:sz w:val="18"/>
                <w:szCs w:val="22"/>
              </w:rPr>
            </w:pPr>
          </w:p>
          <w:p w14:paraId="0D31CBB0" w14:textId="5027780A" w:rsidR="00E10F69" w:rsidRDefault="00E10F69" w:rsidP="00E10F69">
            <w:pPr>
              <w:spacing w:before="0" w:after="0"/>
              <w:jc w:val="left"/>
              <w:rPr>
                <w:rFonts w:cs="Times New Roman"/>
                <w:color w:val="000000"/>
                <w:sz w:val="18"/>
                <w:szCs w:val="22"/>
              </w:rPr>
            </w:pPr>
            <w:r>
              <w:rPr>
                <w:rFonts w:cs="Times New Roman"/>
                <w:color w:val="000000"/>
                <w:sz w:val="18"/>
                <w:szCs w:val="22"/>
              </w:rPr>
              <w:t>ICM Web Server</w:t>
            </w:r>
          </w:p>
          <w:p w14:paraId="7FCAD622" w14:textId="77777777" w:rsidR="00E10F69" w:rsidRPr="000B70FD" w:rsidRDefault="00E10F69" w:rsidP="00E10F69">
            <w:pPr>
              <w:spacing w:before="0" w:after="0"/>
              <w:jc w:val="left"/>
              <w:rPr>
                <w:rFonts w:cs="Times New Roman"/>
                <w:color w:val="000000"/>
                <w:sz w:val="18"/>
                <w:szCs w:val="22"/>
              </w:rPr>
            </w:pP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tcPr>
          <w:p w14:paraId="4A5FDE2D" w14:textId="51C90797" w:rsidR="00E10F69" w:rsidRPr="00C61338" w:rsidRDefault="00E10F69" w:rsidP="00E10F69">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5ADB49E0" w14:textId="7535D720" w:rsidR="00E10F69" w:rsidRPr="00C61338" w:rsidRDefault="00E10F69" w:rsidP="00E10F69">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29ADF4F0" w14:textId="77777777" w:rsidR="00E10F69" w:rsidRPr="00C61338" w:rsidRDefault="00E10F69" w:rsidP="00E10F69">
            <w:pPr>
              <w:spacing w:before="0" w:after="0"/>
              <w:jc w:val="left"/>
              <w:rPr>
                <w:rFonts w:cs="Times New Roman"/>
                <w:color w:val="000000"/>
                <w:sz w:val="18"/>
                <w:szCs w:val="16"/>
              </w:rPr>
            </w:pPr>
            <w:r w:rsidRPr="00C61338">
              <w:rPr>
                <w:rFonts w:cs="Times New Roman"/>
                <w:color w:val="000000"/>
                <w:sz w:val="18"/>
                <w:szCs w:val="16"/>
              </w:rPr>
              <w:t>Operating System: RHEL 7.5</w:t>
            </w:r>
          </w:p>
          <w:p w14:paraId="119A5782" w14:textId="14DB436B" w:rsidR="00E10F69" w:rsidRPr="00C61338" w:rsidRDefault="00E10F69" w:rsidP="00E10F69">
            <w:pPr>
              <w:spacing w:before="0" w:after="0"/>
              <w:jc w:val="left"/>
              <w:rPr>
                <w:rFonts w:cs="Times New Roman"/>
                <w:color w:val="000000"/>
                <w:sz w:val="18"/>
                <w:szCs w:val="16"/>
              </w:rPr>
            </w:pPr>
            <w:r w:rsidRPr="00C61338">
              <w:rPr>
                <w:rFonts w:cs="Times New Roman"/>
                <w:color w:val="000000"/>
                <w:sz w:val="18"/>
                <w:szCs w:val="16"/>
              </w:rPr>
              <w:t xml:space="preserve">VLAN: </w:t>
            </w:r>
            <w:r w:rsidR="00143385">
              <w:rPr>
                <w:rFonts w:cs="Times New Roman"/>
                <w:color w:val="000000"/>
                <w:sz w:val="18"/>
                <w:szCs w:val="16"/>
              </w:rPr>
              <w:t>495</w:t>
            </w:r>
          </w:p>
          <w:p w14:paraId="57D4A54A" w14:textId="3AB62D46" w:rsidR="00E10F69" w:rsidRPr="000B70FD" w:rsidRDefault="00E10F69" w:rsidP="00E10F69">
            <w:pPr>
              <w:spacing w:before="0" w:after="0"/>
              <w:jc w:val="left"/>
              <w:rPr>
                <w:rFonts w:cs="Times New Roman"/>
                <w:color w:val="000000"/>
                <w:sz w:val="18"/>
                <w:szCs w:val="16"/>
              </w:rPr>
            </w:pPr>
            <w:r w:rsidRPr="00C61338">
              <w:rPr>
                <w:rFonts w:cs="Times New Roman"/>
                <w:color w:val="000000"/>
                <w:sz w:val="18"/>
                <w:szCs w:val="16"/>
              </w:rPr>
              <w:t xml:space="preserve">Storage: </w:t>
            </w:r>
            <w:r w:rsidR="00CC6258">
              <w:rPr>
                <w:rFonts w:cs="Times New Roman"/>
                <w:color w:val="000000"/>
                <w:sz w:val="18"/>
                <w:szCs w:val="16"/>
              </w:rPr>
              <w:t>36GB, 12GB</w:t>
            </w:r>
          </w:p>
        </w:tc>
      </w:tr>
      <w:tr w:rsidR="00E10F69" w:rsidRPr="00926F86" w14:paraId="69A62817" w14:textId="77777777" w:rsidTr="00106476">
        <w:trPr>
          <w:trHeight w:val="973"/>
        </w:trPr>
        <w:tc>
          <w:tcPr>
            <w:tcW w:w="1433" w:type="dxa"/>
            <w:vMerge/>
            <w:tcBorders>
              <w:top w:val="nil"/>
              <w:left w:val="single" w:sz="8" w:space="0" w:color="auto"/>
              <w:bottom w:val="single" w:sz="8" w:space="0" w:color="000000"/>
              <w:right w:val="single" w:sz="8" w:space="0" w:color="auto"/>
            </w:tcBorders>
            <w:shd w:val="clear" w:color="auto" w:fill="auto"/>
            <w:vAlign w:val="center"/>
          </w:tcPr>
          <w:p w14:paraId="7BB03716" w14:textId="77777777" w:rsidR="00E10F69" w:rsidRDefault="00E10F69" w:rsidP="00E10F69">
            <w:pPr>
              <w:spacing w:before="0" w:after="0"/>
              <w:jc w:val="left"/>
              <w:rPr>
                <w:rFonts w:cs="Times New Roman"/>
                <w:b/>
                <w:color w:val="000000"/>
                <w:sz w:val="18"/>
                <w:szCs w:val="22"/>
              </w:rPr>
            </w:pPr>
          </w:p>
        </w:tc>
        <w:tc>
          <w:tcPr>
            <w:tcW w:w="1843" w:type="dxa"/>
            <w:tcBorders>
              <w:top w:val="nil"/>
              <w:left w:val="single" w:sz="8" w:space="0" w:color="auto"/>
              <w:bottom w:val="single" w:sz="8" w:space="0" w:color="000000"/>
              <w:right w:val="single" w:sz="4" w:space="0" w:color="auto"/>
            </w:tcBorders>
            <w:shd w:val="clear" w:color="auto" w:fill="auto"/>
            <w:vAlign w:val="center"/>
          </w:tcPr>
          <w:p w14:paraId="4342C59B" w14:textId="6A22BC08" w:rsidR="00143385" w:rsidRDefault="00143385" w:rsidP="00143385">
            <w:pPr>
              <w:spacing w:before="0" w:after="0"/>
              <w:jc w:val="left"/>
              <w:rPr>
                <w:color w:val="000000"/>
              </w:rPr>
            </w:pPr>
            <w:r w:rsidRPr="006B44CB">
              <w:rPr>
                <w:color w:val="000000"/>
              </w:rPr>
              <w:t>lhevoy0</w:t>
            </w:r>
            <w:r>
              <w:rPr>
                <w:color w:val="000000"/>
              </w:rPr>
              <w:t>2</w:t>
            </w:r>
            <w:r w:rsidRPr="006B44CB">
              <w:rPr>
                <w:color w:val="000000"/>
              </w:rPr>
              <w:t>v</w:t>
            </w:r>
          </w:p>
          <w:p w14:paraId="50A5FB46" w14:textId="72A83655" w:rsidR="00E10F69" w:rsidRDefault="00E10F69" w:rsidP="00E10F69">
            <w:pPr>
              <w:spacing w:before="0" w:after="0"/>
              <w:jc w:val="left"/>
              <w:rPr>
                <w:color w:val="000000"/>
              </w:rPr>
            </w:pPr>
            <w:r>
              <w:rPr>
                <w:color w:val="000000"/>
              </w:rPr>
              <w:t>webservices.group</w:t>
            </w:r>
          </w:p>
          <w:p w14:paraId="4711655D" w14:textId="6AB8D746" w:rsidR="00143385" w:rsidRDefault="00143385" w:rsidP="00143385">
            <w:pPr>
              <w:spacing w:before="0" w:after="0"/>
              <w:jc w:val="left"/>
              <w:rPr>
                <w:color w:val="000000"/>
              </w:rPr>
            </w:pPr>
            <w:r w:rsidRPr="00CC6258">
              <w:rPr>
                <w:color w:val="000000"/>
              </w:rPr>
              <w:t>10.254.95.6</w:t>
            </w:r>
            <w:r>
              <w:rPr>
                <w:color w:val="000000"/>
              </w:rPr>
              <w:t>6</w:t>
            </w:r>
          </w:p>
          <w:p w14:paraId="0AA587C5" w14:textId="77777777" w:rsidR="00E10F69" w:rsidRDefault="00E10F69" w:rsidP="00E10F69">
            <w:pPr>
              <w:spacing w:before="0" w:after="0"/>
              <w:jc w:val="left"/>
              <w:rPr>
                <w:color w:val="000000"/>
              </w:rPr>
            </w:pPr>
          </w:p>
          <w:p w14:paraId="323E3CDB" w14:textId="12A490ED" w:rsidR="00E10F69" w:rsidRDefault="007566EE">
            <w:pPr>
              <w:spacing w:before="0" w:after="0"/>
              <w:jc w:val="left"/>
              <w:rPr>
                <w:color w:val="000000"/>
              </w:rPr>
            </w:pPr>
            <w:r>
              <w:rPr>
                <w:rFonts w:cs="Times New Roman"/>
                <w:color w:val="000000"/>
                <w:sz w:val="18"/>
                <w:szCs w:val="22"/>
              </w:rPr>
              <w:t xml:space="preserve">RSG </w:t>
            </w:r>
            <w:r w:rsidR="00CF2A75" w:rsidRPr="00CF2A75">
              <w:rPr>
                <w:rFonts w:cs="Times New Roman"/>
                <w:color w:val="000000"/>
                <w:sz w:val="18"/>
                <w:szCs w:val="22"/>
              </w:rPr>
              <w:t>Instructions Files</w:t>
            </w:r>
            <w:r w:rsidR="00CF2A75" w:rsidRPr="00CF2A75" w:rsidDel="007566EE">
              <w:rPr>
                <w:rFonts w:cs="Times New Roman"/>
                <w:color w:val="000000"/>
                <w:sz w:val="18"/>
                <w:szCs w:val="22"/>
              </w:rPr>
              <w:t xml:space="preserve"> </w:t>
            </w:r>
            <w:r w:rsidR="00E10F69">
              <w:rPr>
                <w:rFonts w:cs="Times New Roman"/>
                <w:color w:val="000000"/>
                <w:sz w:val="18"/>
                <w:szCs w:val="22"/>
              </w:rPr>
              <w:t>Swimlane</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tcPr>
          <w:p w14:paraId="09E72FDE" w14:textId="77777777" w:rsidR="00E10F69" w:rsidRPr="00C61338" w:rsidRDefault="00E10F69" w:rsidP="00E10F69">
            <w:pPr>
              <w:spacing w:before="0" w:after="0"/>
              <w:jc w:val="left"/>
              <w:rPr>
                <w:rFonts w:cs="Times New Roman"/>
                <w:color w:val="000000"/>
                <w:sz w:val="18"/>
                <w:szCs w:val="16"/>
              </w:rPr>
            </w:pPr>
            <w:r w:rsidRPr="00C61338">
              <w:rPr>
                <w:rFonts w:cs="Times New Roman"/>
                <w:color w:val="000000"/>
                <w:sz w:val="18"/>
                <w:szCs w:val="16"/>
              </w:rPr>
              <w:t>CPU: 2 cores</w:t>
            </w:r>
          </w:p>
          <w:p w14:paraId="05240702" w14:textId="41734B0B" w:rsidR="00E10F69" w:rsidRPr="00C61338" w:rsidRDefault="00E10F69" w:rsidP="00E10F69">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32</w:t>
            </w:r>
            <w:r w:rsidRPr="00C61338">
              <w:rPr>
                <w:rFonts w:cs="Times New Roman"/>
                <w:color w:val="000000"/>
                <w:sz w:val="18"/>
                <w:szCs w:val="16"/>
              </w:rPr>
              <w:t>GB</w:t>
            </w:r>
          </w:p>
          <w:p w14:paraId="522D8369" w14:textId="77777777" w:rsidR="00E10F69" w:rsidRPr="00C61338" w:rsidRDefault="00E10F69" w:rsidP="00E10F69">
            <w:pPr>
              <w:spacing w:before="0" w:after="0"/>
              <w:jc w:val="left"/>
              <w:rPr>
                <w:rFonts w:cs="Times New Roman"/>
                <w:color w:val="000000"/>
                <w:sz w:val="18"/>
                <w:szCs w:val="16"/>
              </w:rPr>
            </w:pPr>
            <w:r w:rsidRPr="00C61338">
              <w:rPr>
                <w:rFonts w:cs="Times New Roman"/>
                <w:color w:val="000000"/>
                <w:sz w:val="18"/>
                <w:szCs w:val="16"/>
              </w:rPr>
              <w:t>Operating System: RHEL 7.5</w:t>
            </w:r>
          </w:p>
          <w:p w14:paraId="37172903" w14:textId="4E588A92" w:rsidR="00E10F69" w:rsidRPr="00C61338" w:rsidRDefault="00E10F69" w:rsidP="00E10F69">
            <w:pPr>
              <w:spacing w:before="0" w:after="0"/>
              <w:jc w:val="left"/>
              <w:rPr>
                <w:rFonts w:cs="Times New Roman"/>
                <w:color w:val="000000"/>
                <w:sz w:val="18"/>
                <w:szCs w:val="16"/>
              </w:rPr>
            </w:pPr>
            <w:r w:rsidRPr="00C61338">
              <w:rPr>
                <w:rFonts w:cs="Times New Roman"/>
                <w:color w:val="000000"/>
                <w:sz w:val="18"/>
                <w:szCs w:val="16"/>
              </w:rPr>
              <w:t xml:space="preserve">VLAN: </w:t>
            </w:r>
            <w:r w:rsidR="00143385">
              <w:rPr>
                <w:rFonts w:cs="Times New Roman"/>
                <w:color w:val="000000"/>
                <w:sz w:val="18"/>
                <w:szCs w:val="16"/>
              </w:rPr>
              <w:t>495</w:t>
            </w:r>
          </w:p>
          <w:p w14:paraId="18B16CC3" w14:textId="35C8DEE7" w:rsidR="00E10F69" w:rsidRPr="00C61338" w:rsidRDefault="00E10F69" w:rsidP="00E10F69">
            <w:pPr>
              <w:spacing w:before="0" w:after="0"/>
              <w:jc w:val="left"/>
              <w:rPr>
                <w:rFonts w:cs="Times New Roman"/>
                <w:color w:val="000000"/>
                <w:sz w:val="18"/>
                <w:szCs w:val="16"/>
              </w:rPr>
            </w:pPr>
            <w:r w:rsidRPr="00C61338">
              <w:rPr>
                <w:rFonts w:cs="Times New Roman"/>
                <w:color w:val="000000"/>
                <w:sz w:val="18"/>
                <w:szCs w:val="16"/>
              </w:rPr>
              <w:t xml:space="preserve">Storage: </w:t>
            </w:r>
            <w:r w:rsidR="00143385">
              <w:rPr>
                <w:rFonts w:cs="Times New Roman"/>
                <w:color w:val="000000"/>
                <w:sz w:val="18"/>
                <w:szCs w:val="16"/>
              </w:rPr>
              <w:t>36GB, 12GB</w:t>
            </w:r>
          </w:p>
        </w:tc>
      </w:tr>
      <w:tr w:rsidR="00F10415" w:rsidRPr="00926F86" w14:paraId="626FADE9" w14:textId="77777777" w:rsidTr="00266FF7">
        <w:trPr>
          <w:trHeight w:val="973"/>
        </w:trPr>
        <w:tc>
          <w:tcPr>
            <w:tcW w:w="1433" w:type="dxa"/>
            <w:vMerge/>
            <w:tcBorders>
              <w:top w:val="nil"/>
              <w:left w:val="single" w:sz="8" w:space="0" w:color="auto"/>
              <w:bottom w:val="single" w:sz="8" w:space="0" w:color="000000"/>
              <w:right w:val="single" w:sz="8" w:space="0" w:color="auto"/>
            </w:tcBorders>
            <w:shd w:val="clear" w:color="auto" w:fill="auto"/>
            <w:vAlign w:val="center"/>
          </w:tcPr>
          <w:p w14:paraId="53DAF918" w14:textId="77777777" w:rsidR="00F10415" w:rsidRDefault="00F10415" w:rsidP="00F10415">
            <w:pPr>
              <w:spacing w:before="0" w:after="0"/>
              <w:jc w:val="left"/>
              <w:rPr>
                <w:rFonts w:cs="Times New Roman"/>
                <w:b/>
                <w:color w:val="000000"/>
                <w:sz w:val="18"/>
                <w:szCs w:val="22"/>
              </w:rPr>
            </w:pPr>
          </w:p>
        </w:tc>
        <w:tc>
          <w:tcPr>
            <w:tcW w:w="1843" w:type="dxa"/>
            <w:tcBorders>
              <w:top w:val="nil"/>
              <w:left w:val="single" w:sz="8" w:space="0" w:color="auto"/>
              <w:bottom w:val="single" w:sz="4" w:space="0" w:color="auto"/>
              <w:right w:val="single" w:sz="4" w:space="0" w:color="auto"/>
            </w:tcBorders>
            <w:shd w:val="clear" w:color="auto" w:fill="auto"/>
            <w:vAlign w:val="center"/>
          </w:tcPr>
          <w:p w14:paraId="7BBD14BF" w14:textId="1B123096" w:rsidR="006B44CB" w:rsidRDefault="006B44CB" w:rsidP="00F10415">
            <w:pPr>
              <w:spacing w:before="0" w:after="0"/>
              <w:jc w:val="left"/>
              <w:rPr>
                <w:color w:val="000000"/>
              </w:rPr>
            </w:pPr>
            <w:r w:rsidRPr="006B44CB">
              <w:rPr>
                <w:color w:val="000000"/>
              </w:rPr>
              <w:t>lhevoy03v</w:t>
            </w:r>
          </w:p>
          <w:p w14:paraId="53B6A4B8" w14:textId="573DDFBC" w:rsidR="00F10415" w:rsidRDefault="00F10415" w:rsidP="00F10415">
            <w:pPr>
              <w:spacing w:before="0" w:after="0"/>
              <w:jc w:val="left"/>
              <w:rPr>
                <w:color w:val="000000"/>
              </w:rPr>
            </w:pPr>
            <w:r>
              <w:rPr>
                <w:color w:val="000000"/>
              </w:rPr>
              <w:t>webservices.group</w:t>
            </w:r>
          </w:p>
          <w:p w14:paraId="20DA12F8" w14:textId="3DA7B044" w:rsidR="00F10415" w:rsidRDefault="006B44CB" w:rsidP="00F10415">
            <w:pPr>
              <w:spacing w:before="0" w:after="0"/>
              <w:jc w:val="left"/>
              <w:rPr>
                <w:color w:val="000000"/>
              </w:rPr>
            </w:pPr>
            <w:r w:rsidRPr="006B44CB">
              <w:rPr>
                <w:color w:val="000000"/>
              </w:rPr>
              <w:t>10.254.95.67</w:t>
            </w:r>
          </w:p>
          <w:p w14:paraId="6521EE41" w14:textId="77777777" w:rsidR="006B44CB" w:rsidRDefault="006B44CB" w:rsidP="00F10415">
            <w:pPr>
              <w:spacing w:before="0" w:after="0"/>
              <w:jc w:val="left"/>
              <w:rPr>
                <w:color w:val="000000"/>
              </w:rPr>
            </w:pPr>
          </w:p>
          <w:p w14:paraId="1292FE57" w14:textId="761C11EA" w:rsidR="00F10415" w:rsidRDefault="00F10415">
            <w:pPr>
              <w:spacing w:before="0" w:after="0"/>
              <w:jc w:val="left"/>
              <w:rPr>
                <w:color w:val="000000"/>
              </w:rPr>
            </w:pPr>
            <w:r>
              <w:rPr>
                <w:rFonts w:cs="Times New Roman"/>
                <w:color w:val="000000"/>
                <w:sz w:val="18"/>
                <w:szCs w:val="22"/>
              </w:rPr>
              <w:t>Post Processing Swimlane</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tcPr>
          <w:p w14:paraId="1C2E369A" w14:textId="77777777" w:rsidR="00F10415" w:rsidRPr="00C61338" w:rsidRDefault="00F10415" w:rsidP="00F10415">
            <w:pPr>
              <w:spacing w:before="0" w:after="0"/>
              <w:jc w:val="left"/>
              <w:rPr>
                <w:rFonts w:cs="Times New Roman"/>
                <w:color w:val="000000"/>
                <w:sz w:val="18"/>
                <w:szCs w:val="16"/>
              </w:rPr>
            </w:pPr>
            <w:r w:rsidRPr="00C61338">
              <w:rPr>
                <w:rFonts w:cs="Times New Roman"/>
                <w:color w:val="000000"/>
                <w:sz w:val="18"/>
                <w:szCs w:val="16"/>
              </w:rPr>
              <w:t>CPU: 2 cores</w:t>
            </w:r>
          </w:p>
          <w:p w14:paraId="33F1687F" w14:textId="1EF99D56" w:rsidR="00F10415" w:rsidRPr="00C61338" w:rsidRDefault="00F10415" w:rsidP="00F10415">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12</w:t>
            </w:r>
            <w:r w:rsidRPr="00C61338">
              <w:rPr>
                <w:rFonts w:cs="Times New Roman"/>
                <w:color w:val="000000"/>
                <w:sz w:val="18"/>
                <w:szCs w:val="16"/>
              </w:rPr>
              <w:t>GB</w:t>
            </w:r>
          </w:p>
          <w:p w14:paraId="4F428C9A" w14:textId="77777777" w:rsidR="00F10415" w:rsidRPr="00C61338" w:rsidRDefault="00F10415" w:rsidP="00F10415">
            <w:pPr>
              <w:spacing w:before="0" w:after="0"/>
              <w:jc w:val="left"/>
              <w:rPr>
                <w:rFonts w:cs="Times New Roman"/>
                <w:color w:val="000000"/>
                <w:sz w:val="18"/>
                <w:szCs w:val="16"/>
              </w:rPr>
            </w:pPr>
            <w:r w:rsidRPr="00C61338">
              <w:rPr>
                <w:rFonts w:cs="Times New Roman"/>
                <w:color w:val="000000"/>
                <w:sz w:val="18"/>
                <w:szCs w:val="16"/>
              </w:rPr>
              <w:t>Operating System: RHEL 7.5</w:t>
            </w:r>
          </w:p>
          <w:p w14:paraId="4718E030" w14:textId="2DE84195" w:rsidR="00F10415" w:rsidRPr="00C61338" w:rsidRDefault="00F10415" w:rsidP="00F10415">
            <w:pPr>
              <w:spacing w:before="0" w:after="0"/>
              <w:jc w:val="left"/>
              <w:rPr>
                <w:rFonts w:cs="Times New Roman"/>
                <w:color w:val="000000"/>
                <w:sz w:val="18"/>
                <w:szCs w:val="16"/>
              </w:rPr>
            </w:pPr>
            <w:r w:rsidRPr="00C61338">
              <w:rPr>
                <w:rFonts w:cs="Times New Roman"/>
                <w:color w:val="000000"/>
                <w:sz w:val="18"/>
                <w:szCs w:val="16"/>
              </w:rPr>
              <w:t xml:space="preserve">VLAN: </w:t>
            </w:r>
            <w:r w:rsidR="006B44CB">
              <w:rPr>
                <w:rFonts w:cs="Times New Roman"/>
                <w:color w:val="000000"/>
                <w:sz w:val="18"/>
                <w:szCs w:val="16"/>
              </w:rPr>
              <w:t>495</w:t>
            </w:r>
          </w:p>
          <w:p w14:paraId="2C34034F" w14:textId="4228C978" w:rsidR="00F10415" w:rsidRPr="00C61338" w:rsidRDefault="00F10415" w:rsidP="00F10415">
            <w:pPr>
              <w:spacing w:before="0" w:after="0"/>
              <w:jc w:val="left"/>
              <w:rPr>
                <w:rFonts w:cs="Times New Roman"/>
                <w:color w:val="000000"/>
                <w:sz w:val="18"/>
                <w:szCs w:val="16"/>
              </w:rPr>
            </w:pPr>
            <w:r w:rsidRPr="00C61338">
              <w:rPr>
                <w:rFonts w:cs="Times New Roman"/>
                <w:color w:val="000000"/>
                <w:sz w:val="18"/>
                <w:szCs w:val="16"/>
              </w:rPr>
              <w:t xml:space="preserve">Storage: </w:t>
            </w:r>
            <w:r w:rsidR="006B44CB">
              <w:rPr>
                <w:rFonts w:cs="Times New Roman"/>
                <w:color w:val="000000"/>
                <w:sz w:val="18"/>
                <w:szCs w:val="16"/>
              </w:rPr>
              <w:t>36GB, 12GB</w:t>
            </w:r>
          </w:p>
        </w:tc>
      </w:tr>
      <w:tr w:rsidR="00F10415" w:rsidRPr="00926F86" w14:paraId="4D2E260E" w14:textId="77777777" w:rsidTr="00266FF7">
        <w:trPr>
          <w:trHeight w:val="1585"/>
        </w:trPr>
        <w:tc>
          <w:tcPr>
            <w:tcW w:w="1433" w:type="dxa"/>
            <w:vMerge/>
            <w:tcBorders>
              <w:top w:val="nil"/>
              <w:left w:val="single" w:sz="8" w:space="0" w:color="auto"/>
              <w:bottom w:val="nil"/>
              <w:right w:val="single" w:sz="4" w:space="0" w:color="auto"/>
            </w:tcBorders>
            <w:vAlign w:val="center"/>
          </w:tcPr>
          <w:p w14:paraId="0ED9CC8A" w14:textId="77777777" w:rsidR="00F10415" w:rsidRPr="000B70FD" w:rsidRDefault="00F10415" w:rsidP="00F10415">
            <w:pPr>
              <w:spacing w:before="0" w:after="0"/>
              <w:jc w:val="left"/>
              <w:rPr>
                <w:rFonts w:cs="Times New Roman"/>
                <w:color w:val="000000"/>
                <w:sz w:val="18"/>
                <w:szCs w:val="22"/>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328B482" w14:textId="47DF4DF3" w:rsidR="00FA6E70" w:rsidRDefault="00FA6E70" w:rsidP="00F10415">
            <w:pPr>
              <w:spacing w:before="0" w:after="0"/>
              <w:jc w:val="left"/>
              <w:rPr>
                <w:color w:val="000000"/>
              </w:rPr>
            </w:pPr>
            <w:r>
              <w:rPr>
                <w:color w:val="000000"/>
              </w:rPr>
              <w:t>gbcitghvrws25</w:t>
            </w:r>
          </w:p>
          <w:p w14:paraId="1272E4EB" w14:textId="77777777" w:rsidR="00F10415" w:rsidRDefault="00F10415" w:rsidP="00F10415">
            <w:pPr>
              <w:spacing w:before="0" w:after="0"/>
              <w:jc w:val="left"/>
              <w:rPr>
                <w:color w:val="000000"/>
              </w:rPr>
            </w:pPr>
            <w:r>
              <w:rPr>
                <w:color w:val="000000"/>
              </w:rPr>
              <w:t>webservices.group</w:t>
            </w:r>
          </w:p>
          <w:p w14:paraId="2516A072" w14:textId="4867E4BA" w:rsidR="00794D47" w:rsidRDefault="00FA6E70" w:rsidP="00F10415">
            <w:pPr>
              <w:spacing w:before="0" w:after="0"/>
              <w:jc w:val="left"/>
              <w:rPr>
                <w:color w:val="000000"/>
              </w:rPr>
            </w:pPr>
            <w:r w:rsidRPr="00FA6E70">
              <w:rPr>
                <w:color w:val="000000"/>
              </w:rPr>
              <w:t>10.240.98.86</w:t>
            </w:r>
          </w:p>
          <w:p w14:paraId="54BE7D60" w14:textId="77777777" w:rsidR="00FA6E70" w:rsidRDefault="00FA6E70" w:rsidP="00F10415">
            <w:pPr>
              <w:spacing w:before="0" w:after="0"/>
              <w:jc w:val="left"/>
              <w:rPr>
                <w:color w:val="000000"/>
              </w:rPr>
            </w:pPr>
          </w:p>
          <w:p w14:paraId="6A6F775A" w14:textId="31C5E05A" w:rsidR="00F10415" w:rsidRPr="000B70FD" w:rsidRDefault="00F10415">
            <w:pPr>
              <w:spacing w:before="0" w:after="0"/>
              <w:jc w:val="left"/>
              <w:rPr>
                <w:rFonts w:cs="Times New Roman"/>
                <w:color w:val="000000"/>
                <w:sz w:val="18"/>
                <w:szCs w:val="22"/>
              </w:rPr>
            </w:pPr>
            <w:r>
              <w:rPr>
                <w:rFonts w:cs="Times New Roman"/>
                <w:color w:val="000000"/>
                <w:sz w:val="18"/>
                <w:szCs w:val="22"/>
              </w:rPr>
              <w:t>Execution Server</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tcPr>
          <w:p w14:paraId="5142980D" w14:textId="6CA084B1" w:rsidR="00F10415" w:rsidRPr="00C61338" w:rsidRDefault="00F10415" w:rsidP="00F10415">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02D01B32" w14:textId="6E78CFC5" w:rsidR="00F10415" w:rsidRPr="00C61338" w:rsidRDefault="00F10415" w:rsidP="00F10415">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04AFF2EF" w14:textId="77777777" w:rsidR="00F10415" w:rsidRPr="00C61338" w:rsidRDefault="00F10415" w:rsidP="00F10415">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2012R2</w:t>
            </w:r>
          </w:p>
          <w:p w14:paraId="6D075CEB" w14:textId="0F3CBBC8" w:rsidR="00F10415" w:rsidRPr="00C61338" w:rsidRDefault="00F10415" w:rsidP="00F10415">
            <w:pPr>
              <w:spacing w:before="0" w:after="0"/>
              <w:jc w:val="left"/>
              <w:rPr>
                <w:rFonts w:cs="Times New Roman"/>
                <w:color w:val="000000"/>
                <w:sz w:val="18"/>
                <w:szCs w:val="16"/>
              </w:rPr>
            </w:pPr>
            <w:r w:rsidRPr="00C61338">
              <w:rPr>
                <w:rFonts w:cs="Times New Roman"/>
                <w:color w:val="000000"/>
                <w:sz w:val="18"/>
                <w:szCs w:val="16"/>
              </w:rPr>
              <w:t xml:space="preserve">VLAN: </w:t>
            </w:r>
            <w:r w:rsidR="00794D47">
              <w:rPr>
                <w:rFonts w:cs="Times New Roman"/>
                <w:color w:val="000000"/>
                <w:sz w:val="18"/>
                <w:szCs w:val="16"/>
              </w:rPr>
              <w:t>15</w:t>
            </w:r>
            <w:r w:rsidR="00FA6E70">
              <w:rPr>
                <w:rFonts w:cs="Times New Roman"/>
                <w:color w:val="000000"/>
                <w:sz w:val="18"/>
                <w:szCs w:val="16"/>
              </w:rPr>
              <w:t>98</w:t>
            </w:r>
          </w:p>
          <w:p w14:paraId="4E8486A4" w14:textId="27FCAE64" w:rsidR="00F10415" w:rsidRPr="000B70FD" w:rsidRDefault="00F10415" w:rsidP="00F10415">
            <w:pPr>
              <w:spacing w:before="0" w:after="0"/>
              <w:jc w:val="left"/>
              <w:rPr>
                <w:rFonts w:cs="Times New Roman"/>
                <w:color w:val="000000"/>
                <w:sz w:val="18"/>
                <w:szCs w:val="16"/>
              </w:rPr>
            </w:pPr>
            <w:r w:rsidRPr="00C61338">
              <w:rPr>
                <w:rFonts w:cs="Times New Roman"/>
                <w:color w:val="000000"/>
                <w:sz w:val="18"/>
                <w:szCs w:val="16"/>
              </w:rPr>
              <w:t xml:space="preserve">Storage: </w:t>
            </w:r>
            <w:r w:rsidR="00794D47" w:rsidRPr="00266FF7">
              <w:rPr>
                <w:rFonts w:cs="Times New Roman"/>
                <w:color w:val="000000"/>
                <w:sz w:val="18"/>
                <w:szCs w:val="16"/>
              </w:rPr>
              <w:t>50GB, 20GB</w:t>
            </w:r>
          </w:p>
        </w:tc>
      </w:tr>
      <w:tr w:rsidR="006B44CB" w:rsidRPr="00926F86" w14:paraId="414C531B" w14:textId="77777777" w:rsidTr="00266FF7">
        <w:trPr>
          <w:trHeight w:val="1585"/>
        </w:trPr>
        <w:tc>
          <w:tcPr>
            <w:tcW w:w="1433" w:type="dxa"/>
            <w:tcBorders>
              <w:top w:val="nil"/>
              <w:left w:val="single" w:sz="8" w:space="0" w:color="auto"/>
              <w:bottom w:val="nil"/>
              <w:right w:val="single" w:sz="4" w:space="0" w:color="auto"/>
            </w:tcBorders>
            <w:vAlign w:val="center"/>
          </w:tcPr>
          <w:p w14:paraId="2249D8DD" w14:textId="77777777" w:rsidR="006B44CB" w:rsidRPr="000B70FD" w:rsidRDefault="006B44CB" w:rsidP="006B44CB">
            <w:pPr>
              <w:spacing w:before="0" w:after="0"/>
              <w:jc w:val="left"/>
              <w:rPr>
                <w:rFonts w:cs="Times New Roman"/>
                <w:color w:val="000000"/>
                <w:sz w:val="18"/>
                <w:szCs w:val="22"/>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6D3C0F9" w14:textId="77777777" w:rsidR="006B44CB" w:rsidRPr="00266FF7" w:rsidRDefault="006B44CB" w:rsidP="006B44CB">
            <w:pPr>
              <w:spacing w:before="0" w:after="0"/>
              <w:jc w:val="left"/>
              <w:rPr>
                <w:color w:val="000000"/>
              </w:rPr>
            </w:pPr>
            <w:r w:rsidRPr="00266FF7">
              <w:rPr>
                <w:color w:val="000000"/>
              </w:rPr>
              <w:t>gbcitghvrws23</w:t>
            </w:r>
          </w:p>
          <w:p w14:paraId="349F00A0" w14:textId="77777777" w:rsidR="006B44CB" w:rsidRPr="00266FF7" w:rsidRDefault="006B44CB" w:rsidP="006B44CB">
            <w:pPr>
              <w:spacing w:before="0" w:after="0"/>
              <w:jc w:val="left"/>
              <w:rPr>
                <w:color w:val="000000"/>
              </w:rPr>
            </w:pPr>
            <w:r w:rsidRPr="00266FF7">
              <w:rPr>
                <w:color w:val="000000"/>
              </w:rPr>
              <w:t>webservices.group</w:t>
            </w:r>
          </w:p>
          <w:p w14:paraId="52E7D0D1" w14:textId="77777777" w:rsidR="006B44CB" w:rsidRPr="00266FF7" w:rsidRDefault="006B44CB" w:rsidP="006B44CB">
            <w:pPr>
              <w:spacing w:before="0" w:after="0"/>
              <w:jc w:val="left"/>
              <w:rPr>
                <w:color w:val="000000"/>
              </w:rPr>
            </w:pPr>
            <w:r w:rsidRPr="00266FF7">
              <w:rPr>
                <w:color w:val="000000"/>
              </w:rPr>
              <w:t>10.240.98.245</w:t>
            </w:r>
          </w:p>
          <w:p w14:paraId="2242C1D6" w14:textId="77777777" w:rsidR="006B44CB" w:rsidRPr="00266FF7" w:rsidRDefault="006B44CB" w:rsidP="006B44CB">
            <w:pPr>
              <w:spacing w:before="0" w:after="0"/>
              <w:jc w:val="left"/>
              <w:rPr>
                <w:color w:val="000000"/>
              </w:rPr>
            </w:pPr>
          </w:p>
          <w:p w14:paraId="7612F566" w14:textId="77777777" w:rsidR="006B44CB" w:rsidRPr="00266FF7" w:rsidRDefault="006B44CB" w:rsidP="006B44CB">
            <w:pPr>
              <w:spacing w:before="0" w:after="0"/>
              <w:jc w:val="left"/>
              <w:rPr>
                <w:rFonts w:cs="Times New Roman"/>
                <w:color w:val="000000"/>
                <w:sz w:val="18"/>
                <w:szCs w:val="22"/>
              </w:rPr>
            </w:pPr>
            <w:r w:rsidRPr="00266FF7">
              <w:rPr>
                <w:rFonts w:cs="Times New Roman"/>
                <w:color w:val="000000"/>
                <w:sz w:val="18"/>
                <w:szCs w:val="22"/>
              </w:rPr>
              <w:t>RCT Web Server</w:t>
            </w:r>
          </w:p>
          <w:p w14:paraId="06116B42" w14:textId="77777777" w:rsidR="006B44CB" w:rsidRPr="00452820" w:rsidRDefault="006B44CB" w:rsidP="006B44CB">
            <w:pPr>
              <w:spacing w:before="0" w:after="0"/>
              <w:jc w:val="left"/>
              <w:rPr>
                <w:color w:val="000000"/>
              </w:rPr>
            </w:pP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tcPr>
          <w:p w14:paraId="505D2EE8" w14:textId="77777777" w:rsidR="006B44CB" w:rsidRPr="00266FF7" w:rsidRDefault="006B44CB" w:rsidP="006B44CB">
            <w:pPr>
              <w:spacing w:before="0" w:after="0"/>
              <w:jc w:val="left"/>
              <w:rPr>
                <w:rFonts w:cs="Times New Roman"/>
                <w:color w:val="000000"/>
                <w:sz w:val="18"/>
                <w:szCs w:val="16"/>
              </w:rPr>
            </w:pPr>
            <w:r w:rsidRPr="00266FF7">
              <w:rPr>
                <w:rFonts w:cs="Times New Roman"/>
                <w:color w:val="000000"/>
                <w:sz w:val="18"/>
                <w:szCs w:val="16"/>
              </w:rPr>
              <w:t>CPU: 4 cores</w:t>
            </w:r>
          </w:p>
          <w:p w14:paraId="21DD6701" w14:textId="77777777" w:rsidR="006B44CB" w:rsidRPr="00266FF7" w:rsidRDefault="006B44CB" w:rsidP="006B44CB">
            <w:pPr>
              <w:spacing w:before="0" w:after="0"/>
              <w:jc w:val="left"/>
              <w:rPr>
                <w:rFonts w:cs="Times New Roman"/>
                <w:color w:val="000000"/>
                <w:sz w:val="18"/>
                <w:szCs w:val="16"/>
              </w:rPr>
            </w:pPr>
            <w:r w:rsidRPr="00266FF7">
              <w:rPr>
                <w:rFonts w:cs="Times New Roman"/>
                <w:color w:val="000000"/>
                <w:sz w:val="18"/>
                <w:szCs w:val="16"/>
              </w:rPr>
              <w:t>Memory: 16GB</w:t>
            </w:r>
          </w:p>
          <w:p w14:paraId="45C55A58" w14:textId="77777777" w:rsidR="006B44CB" w:rsidRPr="00266FF7" w:rsidRDefault="006B44CB" w:rsidP="006B44CB">
            <w:pPr>
              <w:spacing w:before="0" w:after="0"/>
              <w:jc w:val="left"/>
              <w:rPr>
                <w:rFonts w:cs="Times New Roman"/>
                <w:color w:val="000000"/>
                <w:sz w:val="18"/>
                <w:szCs w:val="16"/>
              </w:rPr>
            </w:pPr>
            <w:r w:rsidRPr="00266FF7">
              <w:rPr>
                <w:rFonts w:cs="Times New Roman"/>
                <w:color w:val="000000"/>
                <w:sz w:val="18"/>
                <w:szCs w:val="16"/>
              </w:rPr>
              <w:t>Operating System: Windows Server 2012 R2</w:t>
            </w:r>
          </w:p>
          <w:p w14:paraId="3F27B8A9" w14:textId="77777777" w:rsidR="006B44CB" w:rsidRPr="00266FF7" w:rsidRDefault="006B44CB" w:rsidP="006B44CB">
            <w:pPr>
              <w:spacing w:before="0" w:after="0"/>
              <w:jc w:val="left"/>
              <w:rPr>
                <w:rFonts w:cs="Times New Roman"/>
                <w:color w:val="000000"/>
                <w:sz w:val="18"/>
                <w:szCs w:val="16"/>
              </w:rPr>
            </w:pPr>
            <w:r w:rsidRPr="00266FF7">
              <w:rPr>
                <w:rFonts w:cs="Times New Roman"/>
                <w:color w:val="000000"/>
                <w:sz w:val="18"/>
                <w:szCs w:val="16"/>
              </w:rPr>
              <w:t>VLAN: 1598</w:t>
            </w:r>
          </w:p>
          <w:p w14:paraId="654C75B3" w14:textId="71E40B4D" w:rsidR="006B44CB" w:rsidRPr="00452820" w:rsidRDefault="006B44CB" w:rsidP="006B44CB">
            <w:pPr>
              <w:spacing w:before="0" w:after="0"/>
              <w:jc w:val="left"/>
              <w:rPr>
                <w:rFonts w:cs="Times New Roman"/>
                <w:color w:val="000000"/>
                <w:sz w:val="18"/>
                <w:szCs w:val="16"/>
              </w:rPr>
            </w:pPr>
            <w:r w:rsidRPr="00266FF7">
              <w:rPr>
                <w:rFonts w:cs="Times New Roman"/>
                <w:color w:val="000000"/>
                <w:sz w:val="18"/>
                <w:szCs w:val="16"/>
              </w:rPr>
              <w:t>Storage: 50GB, 20GB</w:t>
            </w:r>
          </w:p>
        </w:tc>
      </w:tr>
      <w:tr w:rsidR="006B44CB" w:rsidRPr="00926F86" w14:paraId="71127999" w14:textId="77777777" w:rsidTr="00F10415">
        <w:trPr>
          <w:trHeight w:val="1585"/>
        </w:trPr>
        <w:tc>
          <w:tcPr>
            <w:tcW w:w="1433" w:type="dxa"/>
            <w:tcBorders>
              <w:top w:val="nil"/>
              <w:left w:val="single" w:sz="8" w:space="0" w:color="auto"/>
              <w:bottom w:val="single" w:sz="8" w:space="0" w:color="000000"/>
              <w:right w:val="single" w:sz="4" w:space="0" w:color="auto"/>
            </w:tcBorders>
            <w:vAlign w:val="center"/>
          </w:tcPr>
          <w:p w14:paraId="6EFC3167" w14:textId="77777777" w:rsidR="006B44CB" w:rsidRPr="000B70FD" w:rsidRDefault="006B44CB" w:rsidP="006B44CB">
            <w:pPr>
              <w:spacing w:before="0" w:after="0"/>
              <w:jc w:val="left"/>
              <w:rPr>
                <w:rFonts w:cs="Times New Roman"/>
                <w:color w:val="000000"/>
                <w:sz w:val="18"/>
                <w:szCs w:val="22"/>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549275FE" w14:textId="77777777" w:rsidR="006B44CB" w:rsidRPr="00266FF7" w:rsidRDefault="006B44CB" w:rsidP="006B44CB">
            <w:pPr>
              <w:spacing w:before="0" w:after="0"/>
              <w:jc w:val="left"/>
              <w:rPr>
                <w:color w:val="000000"/>
              </w:rPr>
            </w:pPr>
            <w:r w:rsidRPr="00266FF7">
              <w:rPr>
                <w:color w:val="000000"/>
              </w:rPr>
              <w:t>gbcitghvrws24</w:t>
            </w:r>
          </w:p>
          <w:p w14:paraId="11C57634" w14:textId="77777777" w:rsidR="006B44CB" w:rsidRPr="00266FF7" w:rsidRDefault="006B44CB" w:rsidP="006B44CB">
            <w:pPr>
              <w:spacing w:before="0" w:after="0"/>
              <w:jc w:val="left"/>
              <w:rPr>
                <w:color w:val="000000"/>
              </w:rPr>
            </w:pPr>
            <w:r w:rsidRPr="00266FF7">
              <w:rPr>
                <w:color w:val="000000"/>
              </w:rPr>
              <w:t>webservices.group</w:t>
            </w:r>
          </w:p>
          <w:p w14:paraId="5F547611" w14:textId="77777777" w:rsidR="006B44CB" w:rsidRPr="00266FF7" w:rsidRDefault="006B44CB" w:rsidP="006B44CB">
            <w:pPr>
              <w:spacing w:before="0" w:after="0"/>
              <w:jc w:val="left"/>
              <w:rPr>
                <w:color w:val="000000"/>
              </w:rPr>
            </w:pPr>
            <w:r w:rsidRPr="00266FF7">
              <w:rPr>
                <w:color w:val="000000"/>
              </w:rPr>
              <w:t>10.240.98.246</w:t>
            </w:r>
          </w:p>
          <w:p w14:paraId="46424776" w14:textId="77777777" w:rsidR="006B44CB" w:rsidRPr="00266FF7" w:rsidRDefault="006B44CB" w:rsidP="006B44CB">
            <w:pPr>
              <w:spacing w:before="0" w:after="0"/>
              <w:jc w:val="left"/>
              <w:rPr>
                <w:color w:val="000000"/>
              </w:rPr>
            </w:pPr>
          </w:p>
          <w:p w14:paraId="77BC592C" w14:textId="77777777" w:rsidR="006B44CB" w:rsidRPr="00266FF7" w:rsidRDefault="006B44CB" w:rsidP="006B44CB">
            <w:pPr>
              <w:spacing w:before="0" w:after="0"/>
              <w:jc w:val="left"/>
              <w:rPr>
                <w:rFonts w:cs="Times New Roman"/>
                <w:color w:val="000000"/>
                <w:sz w:val="18"/>
                <w:szCs w:val="22"/>
              </w:rPr>
            </w:pPr>
            <w:r w:rsidRPr="00266FF7">
              <w:rPr>
                <w:rFonts w:cs="Times New Roman"/>
                <w:color w:val="000000"/>
                <w:sz w:val="18"/>
                <w:szCs w:val="22"/>
              </w:rPr>
              <w:t>RCT Web Server</w:t>
            </w:r>
          </w:p>
          <w:p w14:paraId="5C0037E6" w14:textId="77777777" w:rsidR="006B44CB" w:rsidRPr="00452820" w:rsidRDefault="006B44CB" w:rsidP="006B44CB">
            <w:pPr>
              <w:spacing w:before="0" w:after="0"/>
              <w:jc w:val="left"/>
              <w:rPr>
                <w:color w:val="000000"/>
              </w:rPr>
            </w:pP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tcPr>
          <w:p w14:paraId="0FB5EEFD" w14:textId="77777777" w:rsidR="006B44CB" w:rsidRPr="00266FF7" w:rsidRDefault="006B44CB" w:rsidP="006B44CB">
            <w:pPr>
              <w:spacing w:before="0" w:after="0"/>
              <w:jc w:val="left"/>
              <w:rPr>
                <w:rFonts w:cs="Times New Roman"/>
                <w:color w:val="000000"/>
                <w:sz w:val="18"/>
                <w:szCs w:val="16"/>
              </w:rPr>
            </w:pPr>
            <w:r w:rsidRPr="00266FF7">
              <w:rPr>
                <w:rFonts w:cs="Times New Roman"/>
                <w:color w:val="000000"/>
                <w:sz w:val="18"/>
                <w:szCs w:val="16"/>
              </w:rPr>
              <w:t>CPU: 4 cores</w:t>
            </w:r>
          </w:p>
          <w:p w14:paraId="519E1914" w14:textId="77777777" w:rsidR="006B44CB" w:rsidRPr="00266FF7" w:rsidRDefault="006B44CB" w:rsidP="006B44CB">
            <w:pPr>
              <w:spacing w:before="0" w:after="0"/>
              <w:jc w:val="left"/>
              <w:rPr>
                <w:rFonts w:cs="Times New Roman"/>
                <w:color w:val="000000"/>
                <w:sz w:val="18"/>
                <w:szCs w:val="16"/>
              </w:rPr>
            </w:pPr>
            <w:r w:rsidRPr="00266FF7">
              <w:rPr>
                <w:rFonts w:cs="Times New Roman"/>
                <w:color w:val="000000"/>
                <w:sz w:val="18"/>
                <w:szCs w:val="16"/>
              </w:rPr>
              <w:t>Memory: 16GB</w:t>
            </w:r>
          </w:p>
          <w:p w14:paraId="393504CF" w14:textId="77777777" w:rsidR="006B44CB" w:rsidRPr="00266FF7" w:rsidRDefault="006B44CB" w:rsidP="006B44CB">
            <w:pPr>
              <w:spacing w:before="0" w:after="0"/>
              <w:jc w:val="left"/>
              <w:rPr>
                <w:rFonts w:cs="Times New Roman"/>
                <w:color w:val="000000"/>
                <w:sz w:val="18"/>
                <w:szCs w:val="16"/>
              </w:rPr>
            </w:pPr>
            <w:r w:rsidRPr="00266FF7">
              <w:rPr>
                <w:rFonts w:cs="Times New Roman"/>
                <w:color w:val="000000"/>
                <w:sz w:val="18"/>
                <w:szCs w:val="16"/>
              </w:rPr>
              <w:t>Operating System: Windows Server 2012 R2</w:t>
            </w:r>
          </w:p>
          <w:p w14:paraId="42064C4B" w14:textId="77777777" w:rsidR="006B44CB" w:rsidRPr="00266FF7" w:rsidRDefault="006B44CB" w:rsidP="006B44CB">
            <w:pPr>
              <w:spacing w:before="0" w:after="0"/>
              <w:jc w:val="left"/>
              <w:rPr>
                <w:rFonts w:cs="Times New Roman"/>
                <w:color w:val="000000"/>
                <w:sz w:val="18"/>
                <w:szCs w:val="16"/>
              </w:rPr>
            </w:pPr>
            <w:r w:rsidRPr="00266FF7">
              <w:rPr>
                <w:rFonts w:cs="Times New Roman"/>
                <w:color w:val="000000"/>
                <w:sz w:val="18"/>
                <w:szCs w:val="16"/>
              </w:rPr>
              <w:t>VLAN: 1598</w:t>
            </w:r>
          </w:p>
          <w:p w14:paraId="0F6D5996" w14:textId="06A9C3F3" w:rsidR="006B44CB" w:rsidRPr="00452820" w:rsidRDefault="006B44CB" w:rsidP="006B44CB">
            <w:pPr>
              <w:spacing w:before="0" w:after="0"/>
              <w:jc w:val="left"/>
              <w:rPr>
                <w:rFonts w:cs="Times New Roman"/>
                <w:color w:val="000000"/>
                <w:sz w:val="18"/>
                <w:szCs w:val="16"/>
              </w:rPr>
            </w:pPr>
            <w:r w:rsidRPr="00266FF7">
              <w:rPr>
                <w:rFonts w:cs="Times New Roman"/>
                <w:color w:val="000000"/>
                <w:sz w:val="18"/>
                <w:szCs w:val="16"/>
              </w:rPr>
              <w:t>Storage: 50GB, 10GB</w:t>
            </w:r>
          </w:p>
        </w:tc>
      </w:tr>
    </w:tbl>
    <w:p w14:paraId="233E68F3" w14:textId="5E08DB83" w:rsidR="00BB0451" w:rsidRDefault="00BB0451" w:rsidP="00257C06"/>
    <w:p w14:paraId="14DA1599" w14:textId="10E66E7C" w:rsidR="00350DEF" w:rsidRDefault="00350DEF" w:rsidP="00257C06">
      <w:r>
        <w:br w:type="page"/>
      </w:r>
    </w:p>
    <w:p w14:paraId="4BC794F3" w14:textId="77777777" w:rsidR="00350DEF" w:rsidRDefault="00350DEF" w:rsidP="00257C06"/>
    <w:tbl>
      <w:tblPr>
        <w:tblW w:w="8095" w:type="dxa"/>
        <w:tblInd w:w="93" w:type="dxa"/>
        <w:tblLook w:val="04A0" w:firstRow="1" w:lastRow="0" w:firstColumn="1" w:lastColumn="0" w:noHBand="0" w:noVBand="1"/>
      </w:tblPr>
      <w:tblGrid>
        <w:gridCol w:w="1476"/>
        <w:gridCol w:w="1842"/>
        <w:gridCol w:w="4777"/>
      </w:tblGrid>
      <w:tr w:rsidR="00D80171" w:rsidRPr="00926F86" w14:paraId="257B814D" w14:textId="77777777" w:rsidTr="00266FF7">
        <w:trPr>
          <w:trHeight w:val="315"/>
        </w:trPr>
        <w:tc>
          <w:tcPr>
            <w:tcW w:w="1476" w:type="dxa"/>
            <w:tcBorders>
              <w:top w:val="single" w:sz="8" w:space="0" w:color="auto"/>
              <w:left w:val="single" w:sz="8" w:space="0" w:color="auto"/>
              <w:bottom w:val="single" w:sz="8" w:space="0" w:color="auto"/>
              <w:right w:val="single" w:sz="8" w:space="0" w:color="auto"/>
            </w:tcBorders>
            <w:shd w:val="clear" w:color="auto" w:fill="E5B8B7" w:themeFill="accent2" w:themeFillTint="66"/>
            <w:vAlign w:val="center"/>
            <w:hideMark/>
          </w:tcPr>
          <w:p w14:paraId="3EB64E7B" w14:textId="77777777" w:rsidR="00257C06" w:rsidRPr="000B70FD" w:rsidRDefault="00257C06" w:rsidP="00024473">
            <w:pPr>
              <w:spacing w:before="0" w:after="0"/>
              <w:jc w:val="left"/>
              <w:rPr>
                <w:rFonts w:cs="Times New Roman"/>
                <w:color w:val="000000"/>
                <w:sz w:val="18"/>
                <w:szCs w:val="22"/>
              </w:rPr>
            </w:pPr>
            <w:r w:rsidRPr="000B70FD">
              <w:rPr>
                <w:rFonts w:cs="Times New Roman"/>
                <w:color w:val="000000"/>
                <w:sz w:val="18"/>
                <w:szCs w:val="22"/>
              </w:rPr>
              <w:t>Environment</w:t>
            </w:r>
          </w:p>
        </w:tc>
        <w:tc>
          <w:tcPr>
            <w:tcW w:w="1842" w:type="dxa"/>
            <w:tcBorders>
              <w:top w:val="single" w:sz="8" w:space="0" w:color="auto"/>
              <w:left w:val="nil"/>
              <w:bottom w:val="single" w:sz="8" w:space="0" w:color="auto"/>
              <w:right w:val="single" w:sz="8" w:space="0" w:color="auto"/>
            </w:tcBorders>
            <w:shd w:val="clear" w:color="auto" w:fill="E5B8B7" w:themeFill="accent2" w:themeFillTint="66"/>
            <w:vAlign w:val="center"/>
            <w:hideMark/>
          </w:tcPr>
          <w:p w14:paraId="72ED9B00" w14:textId="77777777" w:rsidR="00257C06" w:rsidRPr="000B70FD" w:rsidRDefault="00257C06" w:rsidP="00024473">
            <w:pPr>
              <w:spacing w:before="0" w:after="0"/>
              <w:jc w:val="left"/>
              <w:rPr>
                <w:rFonts w:cs="Times New Roman"/>
                <w:color w:val="000000"/>
                <w:sz w:val="18"/>
                <w:szCs w:val="22"/>
              </w:rPr>
            </w:pPr>
            <w:r w:rsidRPr="000B70FD">
              <w:rPr>
                <w:rFonts w:cs="Times New Roman"/>
                <w:color w:val="000000"/>
                <w:sz w:val="18"/>
                <w:szCs w:val="22"/>
              </w:rPr>
              <w:t>Server</w:t>
            </w:r>
          </w:p>
        </w:tc>
        <w:tc>
          <w:tcPr>
            <w:tcW w:w="4777" w:type="dxa"/>
            <w:tcBorders>
              <w:top w:val="single" w:sz="8" w:space="0" w:color="auto"/>
              <w:left w:val="nil"/>
              <w:bottom w:val="single" w:sz="4" w:space="0" w:color="auto"/>
              <w:right w:val="single" w:sz="8" w:space="0" w:color="auto"/>
            </w:tcBorders>
            <w:shd w:val="clear" w:color="auto" w:fill="E5B8B7" w:themeFill="accent2" w:themeFillTint="66"/>
            <w:vAlign w:val="center"/>
            <w:hideMark/>
          </w:tcPr>
          <w:p w14:paraId="2060326F" w14:textId="77777777" w:rsidR="00257C06" w:rsidRPr="000B70FD" w:rsidRDefault="00257C06" w:rsidP="00024473">
            <w:pPr>
              <w:spacing w:before="0" w:after="0"/>
              <w:jc w:val="left"/>
              <w:rPr>
                <w:rFonts w:cs="Times New Roman"/>
                <w:color w:val="000000"/>
                <w:sz w:val="18"/>
                <w:szCs w:val="22"/>
              </w:rPr>
            </w:pPr>
            <w:r w:rsidRPr="000B70FD">
              <w:rPr>
                <w:rFonts w:cs="Times New Roman"/>
                <w:color w:val="000000"/>
                <w:sz w:val="18"/>
                <w:szCs w:val="22"/>
              </w:rPr>
              <w:t>Specification</w:t>
            </w:r>
          </w:p>
        </w:tc>
      </w:tr>
      <w:tr w:rsidR="00D80171" w:rsidRPr="00926F86" w14:paraId="0743F372" w14:textId="77777777" w:rsidTr="008D18BB">
        <w:trPr>
          <w:trHeight w:val="1345"/>
        </w:trPr>
        <w:tc>
          <w:tcPr>
            <w:tcW w:w="1476" w:type="dxa"/>
            <w:vMerge w:val="restart"/>
            <w:tcBorders>
              <w:top w:val="nil"/>
              <w:left w:val="single" w:sz="8" w:space="0" w:color="auto"/>
              <w:bottom w:val="single" w:sz="8" w:space="0" w:color="000000"/>
              <w:right w:val="single" w:sz="8" w:space="0" w:color="auto"/>
            </w:tcBorders>
            <w:shd w:val="clear" w:color="auto" w:fill="auto"/>
            <w:vAlign w:val="center"/>
          </w:tcPr>
          <w:p w14:paraId="342C4604" w14:textId="77777777" w:rsidR="00FA45BE" w:rsidRDefault="00983452" w:rsidP="00C61338">
            <w:pPr>
              <w:spacing w:before="0" w:after="0"/>
              <w:jc w:val="left"/>
              <w:rPr>
                <w:rFonts w:cs="Times New Roman"/>
                <w:b/>
                <w:color w:val="000000"/>
                <w:sz w:val="18"/>
                <w:szCs w:val="22"/>
              </w:rPr>
            </w:pPr>
            <w:r>
              <w:rPr>
                <w:rFonts w:cs="Times New Roman"/>
                <w:b/>
                <w:color w:val="000000"/>
                <w:sz w:val="18"/>
                <w:szCs w:val="22"/>
              </w:rPr>
              <w:t>Test</w:t>
            </w:r>
          </w:p>
          <w:p w14:paraId="0E1C2A90" w14:textId="635D1492" w:rsidR="00983452" w:rsidRPr="00266FF7" w:rsidRDefault="00983452" w:rsidP="00C61338">
            <w:pPr>
              <w:spacing w:before="0" w:after="0"/>
              <w:jc w:val="left"/>
              <w:rPr>
                <w:rFonts w:cs="Times New Roman"/>
                <w:b/>
                <w:color w:val="000000"/>
                <w:sz w:val="18"/>
                <w:szCs w:val="22"/>
              </w:rPr>
            </w:pPr>
            <w:r>
              <w:rPr>
                <w:rFonts w:cs="Times New Roman"/>
                <w:b/>
                <w:color w:val="000000"/>
                <w:sz w:val="18"/>
                <w:szCs w:val="22"/>
              </w:rPr>
              <w:t>Environment 1</w:t>
            </w:r>
          </w:p>
        </w:tc>
        <w:tc>
          <w:tcPr>
            <w:tcW w:w="1842" w:type="dxa"/>
            <w:tcBorders>
              <w:top w:val="nil"/>
              <w:left w:val="single" w:sz="8" w:space="0" w:color="auto"/>
              <w:bottom w:val="single" w:sz="8" w:space="0" w:color="000000"/>
              <w:right w:val="single" w:sz="4" w:space="0" w:color="auto"/>
            </w:tcBorders>
            <w:shd w:val="clear" w:color="auto" w:fill="auto"/>
            <w:vAlign w:val="center"/>
          </w:tcPr>
          <w:p w14:paraId="3AA26DFC" w14:textId="65C689B7" w:rsidR="00FA45BE" w:rsidRDefault="00FA45BE" w:rsidP="00C61338">
            <w:pPr>
              <w:spacing w:before="0" w:after="0"/>
              <w:jc w:val="left"/>
              <w:rPr>
                <w:color w:val="000000"/>
              </w:rPr>
            </w:pPr>
            <w:r>
              <w:rPr>
                <w:color w:val="000000"/>
              </w:rPr>
              <w:t>lhdvoy08v</w:t>
            </w:r>
          </w:p>
          <w:p w14:paraId="04623A23" w14:textId="77777777" w:rsidR="00FA45BE" w:rsidRDefault="00FA45BE" w:rsidP="00C61338">
            <w:pPr>
              <w:spacing w:before="0" w:after="0"/>
              <w:jc w:val="left"/>
              <w:rPr>
                <w:color w:val="000000"/>
              </w:rPr>
            </w:pPr>
            <w:r>
              <w:rPr>
                <w:color w:val="000000"/>
              </w:rPr>
              <w:t>webservices.group</w:t>
            </w:r>
          </w:p>
          <w:p w14:paraId="475CFF2C" w14:textId="4BBA5E06" w:rsidR="00FA45BE" w:rsidRDefault="00FA45BE" w:rsidP="00C61338">
            <w:pPr>
              <w:spacing w:before="0" w:after="0"/>
              <w:jc w:val="left"/>
              <w:rPr>
                <w:color w:val="000000"/>
              </w:rPr>
            </w:pPr>
            <w:r w:rsidRPr="00C12DAF">
              <w:rPr>
                <w:color w:val="000000"/>
              </w:rPr>
              <w:t>10.254.94.22</w:t>
            </w:r>
            <w:r>
              <w:rPr>
                <w:color w:val="000000"/>
              </w:rPr>
              <w:t>7</w:t>
            </w:r>
          </w:p>
          <w:p w14:paraId="55B60623" w14:textId="77777777" w:rsidR="00FA45BE" w:rsidRDefault="00FA45BE" w:rsidP="00C61338">
            <w:pPr>
              <w:spacing w:before="0" w:after="0"/>
              <w:jc w:val="left"/>
              <w:rPr>
                <w:color w:val="000000"/>
              </w:rPr>
            </w:pPr>
          </w:p>
          <w:p w14:paraId="43164DAC" w14:textId="77777777" w:rsidR="00FA45BE" w:rsidRDefault="00FA45BE" w:rsidP="00C61338">
            <w:pPr>
              <w:spacing w:before="0" w:after="0"/>
              <w:jc w:val="left"/>
              <w:rPr>
                <w:rFonts w:cs="Times New Roman"/>
                <w:color w:val="000000"/>
                <w:sz w:val="18"/>
                <w:szCs w:val="22"/>
              </w:rPr>
            </w:pPr>
            <w:r>
              <w:rPr>
                <w:rFonts w:cs="Times New Roman"/>
                <w:color w:val="000000"/>
                <w:sz w:val="18"/>
                <w:szCs w:val="22"/>
              </w:rPr>
              <w:t>ICM Web Server</w:t>
            </w:r>
          </w:p>
          <w:p w14:paraId="699983A4" w14:textId="52038109" w:rsidR="00FA45BE" w:rsidRPr="000B70FD" w:rsidRDefault="00FA45BE" w:rsidP="00C61338">
            <w:pPr>
              <w:spacing w:before="0" w:after="0"/>
              <w:jc w:val="left"/>
              <w:rPr>
                <w:rFonts w:cs="Times New Roman"/>
                <w:color w:val="000000"/>
                <w:sz w:val="18"/>
                <w:szCs w:val="22"/>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7E36CEE4" w14:textId="77777777" w:rsidR="00FA45BE" w:rsidRPr="00C61338" w:rsidRDefault="00FA45BE" w:rsidP="00C61338">
            <w:pPr>
              <w:spacing w:before="0" w:after="0"/>
              <w:jc w:val="left"/>
              <w:rPr>
                <w:rFonts w:cs="Times New Roman"/>
                <w:color w:val="000000"/>
                <w:sz w:val="18"/>
                <w:szCs w:val="16"/>
              </w:rPr>
            </w:pPr>
            <w:r w:rsidRPr="00C61338">
              <w:rPr>
                <w:rFonts w:cs="Times New Roman"/>
                <w:color w:val="000000"/>
                <w:sz w:val="18"/>
                <w:szCs w:val="16"/>
              </w:rPr>
              <w:t>CPU: 2 cores</w:t>
            </w:r>
          </w:p>
          <w:p w14:paraId="17ABEE3A" w14:textId="15F54013" w:rsidR="00FA45BE" w:rsidRPr="00C61338" w:rsidRDefault="00FA45BE" w:rsidP="00C61338">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39DEE20A" w14:textId="5F2A5CE8" w:rsidR="00FA45BE" w:rsidRPr="00C61338" w:rsidRDefault="004473DC" w:rsidP="00C61338">
            <w:pPr>
              <w:spacing w:before="0" w:after="0"/>
              <w:jc w:val="left"/>
              <w:rPr>
                <w:rFonts w:cs="Times New Roman"/>
                <w:color w:val="000000"/>
                <w:sz w:val="18"/>
                <w:szCs w:val="16"/>
              </w:rPr>
            </w:pPr>
            <w:r w:rsidRPr="00C61338">
              <w:rPr>
                <w:rFonts w:cs="Times New Roman"/>
                <w:color w:val="000000"/>
                <w:sz w:val="18"/>
                <w:szCs w:val="16"/>
              </w:rPr>
              <w:t>Operating</w:t>
            </w:r>
            <w:r w:rsidR="00FA45BE" w:rsidRPr="00C61338">
              <w:rPr>
                <w:rFonts w:cs="Times New Roman"/>
                <w:color w:val="000000"/>
                <w:sz w:val="18"/>
                <w:szCs w:val="16"/>
              </w:rPr>
              <w:t xml:space="preserve"> System: RHEL 7.5</w:t>
            </w:r>
          </w:p>
          <w:p w14:paraId="36927199" w14:textId="77777777" w:rsidR="00FA45BE" w:rsidRPr="00C61338" w:rsidRDefault="00FA45BE" w:rsidP="00C61338">
            <w:pPr>
              <w:spacing w:before="0" w:after="0"/>
              <w:jc w:val="left"/>
              <w:rPr>
                <w:rFonts w:cs="Times New Roman"/>
                <w:color w:val="000000"/>
                <w:sz w:val="18"/>
                <w:szCs w:val="16"/>
              </w:rPr>
            </w:pPr>
            <w:r w:rsidRPr="00C61338">
              <w:rPr>
                <w:rFonts w:cs="Times New Roman"/>
                <w:color w:val="000000"/>
                <w:sz w:val="18"/>
                <w:szCs w:val="16"/>
              </w:rPr>
              <w:t>VLAN: 494</w:t>
            </w:r>
          </w:p>
          <w:p w14:paraId="415C26A9" w14:textId="2B1CDDDD" w:rsidR="00FA45BE" w:rsidRPr="000B70FD" w:rsidRDefault="00FA45BE" w:rsidP="00C61338">
            <w:pPr>
              <w:spacing w:before="0" w:after="0"/>
              <w:jc w:val="left"/>
              <w:rPr>
                <w:rFonts w:cs="Times New Roman"/>
                <w:color w:val="000000"/>
                <w:sz w:val="18"/>
                <w:szCs w:val="16"/>
              </w:rPr>
            </w:pPr>
            <w:r w:rsidRPr="00C61338">
              <w:rPr>
                <w:rFonts w:cs="Times New Roman"/>
                <w:color w:val="000000"/>
                <w:sz w:val="18"/>
                <w:szCs w:val="16"/>
              </w:rPr>
              <w:t>Storage: 37GB (root)</w:t>
            </w:r>
          </w:p>
        </w:tc>
      </w:tr>
      <w:tr w:rsidR="00D80171" w:rsidRPr="00926F86" w14:paraId="717FB81F" w14:textId="77777777" w:rsidTr="008D18BB">
        <w:trPr>
          <w:trHeight w:val="684"/>
        </w:trPr>
        <w:tc>
          <w:tcPr>
            <w:tcW w:w="1476" w:type="dxa"/>
            <w:vMerge/>
            <w:tcBorders>
              <w:top w:val="nil"/>
              <w:left w:val="single" w:sz="8" w:space="0" w:color="auto"/>
              <w:bottom w:val="single" w:sz="8" w:space="0" w:color="000000"/>
              <w:right w:val="single" w:sz="8" w:space="0" w:color="auto"/>
            </w:tcBorders>
            <w:vAlign w:val="center"/>
          </w:tcPr>
          <w:p w14:paraId="37708E9F" w14:textId="77777777" w:rsidR="00FA45BE" w:rsidRPr="000B70FD" w:rsidRDefault="00FA45BE" w:rsidP="00C61338">
            <w:pPr>
              <w:spacing w:before="0" w:after="0"/>
              <w:jc w:val="left"/>
              <w:rPr>
                <w:rFonts w:cs="Times New Roman"/>
                <w:color w:val="000000"/>
                <w:sz w:val="18"/>
                <w:szCs w:val="22"/>
              </w:rPr>
            </w:pPr>
          </w:p>
        </w:tc>
        <w:tc>
          <w:tcPr>
            <w:tcW w:w="1842" w:type="dxa"/>
            <w:tcBorders>
              <w:top w:val="nil"/>
              <w:left w:val="single" w:sz="8" w:space="0" w:color="auto"/>
              <w:bottom w:val="single" w:sz="8" w:space="0" w:color="000000"/>
              <w:right w:val="single" w:sz="4" w:space="0" w:color="auto"/>
            </w:tcBorders>
            <w:shd w:val="clear" w:color="auto" w:fill="auto"/>
            <w:vAlign w:val="center"/>
          </w:tcPr>
          <w:p w14:paraId="6888ABFD" w14:textId="77777777" w:rsidR="00FA45BE" w:rsidRDefault="00FA45BE" w:rsidP="00C61338">
            <w:pPr>
              <w:spacing w:before="0" w:after="0"/>
              <w:jc w:val="left"/>
              <w:rPr>
                <w:color w:val="000000"/>
              </w:rPr>
            </w:pPr>
            <w:r>
              <w:rPr>
                <w:color w:val="000000"/>
              </w:rPr>
              <w:t>lhdvoy06v</w:t>
            </w:r>
          </w:p>
          <w:p w14:paraId="5E3AE931" w14:textId="77777777" w:rsidR="00FA45BE" w:rsidRDefault="00FA45BE" w:rsidP="00C61338">
            <w:pPr>
              <w:spacing w:before="0" w:after="0"/>
              <w:jc w:val="left"/>
              <w:rPr>
                <w:color w:val="000000"/>
              </w:rPr>
            </w:pPr>
            <w:r>
              <w:rPr>
                <w:color w:val="000000"/>
              </w:rPr>
              <w:t>webservices.group</w:t>
            </w:r>
          </w:p>
          <w:p w14:paraId="1510E64E" w14:textId="77777777" w:rsidR="00FA45BE" w:rsidRDefault="00FA45BE" w:rsidP="00C61338">
            <w:pPr>
              <w:spacing w:before="0" w:after="0"/>
              <w:jc w:val="left"/>
              <w:rPr>
                <w:color w:val="000000"/>
              </w:rPr>
            </w:pPr>
            <w:r w:rsidRPr="00C12DAF">
              <w:rPr>
                <w:color w:val="000000"/>
              </w:rPr>
              <w:t>10.254.94.22</w:t>
            </w:r>
            <w:r>
              <w:rPr>
                <w:color w:val="000000"/>
              </w:rPr>
              <w:t>5</w:t>
            </w:r>
          </w:p>
          <w:p w14:paraId="445FE839" w14:textId="77777777" w:rsidR="00FA45BE" w:rsidRDefault="00FA45BE" w:rsidP="00C61338">
            <w:pPr>
              <w:spacing w:before="0" w:after="0"/>
              <w:jc w:val="left"/>
              <w:rPr>
                <w:color w:val="000000"/>
              </w:rPr>
            </w:pPr>
          </w:p>
          <w:p w14:paraId="2E5C9ACA" w14:textId="56C0C278" w:rsidR="00FA45BE" w:rsidRDefault="007566EE" w:rsidP="00C61338">
            <w:pPr>
              <w:spacing w:before="0" w:after="0"/>
              <w:jc w:val="left"/>
              <w:rPr>
                <w:rFonts w:cs="Times New Roman"/>
                <w:color w:val="000000"/>
                <w:sz w:val="18"/>
                <w:szCs w:val="22"/>
              </w:rPr>
            </w:pPr>
            <w:r>
              <w:rPr>
                <w:rFonts w:cs="Times New Roman"/>
                <w:color w:val="000000"/>
                <w:sz w:val="18"/>
                <w:szCs w:val="22"/>
              </w:rPr>
              <w:t xml:space="preserve">RSG </w:t>
            </w:r>
            <w:r w:rsidR="00CF2A75" w:rsidRPr="00CF2A75">
              <w:rPr>
                <w:rFonts w:cs="Times New Roman"/>
                <w:color w:val="000000"/>
                <w:sz w:val="18"/>
                <w:szCs w:val="22"/>
              </w:rPr>
              <w:t>Instructions Files</w:t>
            </w:r>
            <w:r w:rsidR="00CF2A75" w:rsidRPr="00CF2A75" w:rsidDel="007566EE">
              <w:rPr>
                <w:rFonts w:cs="Times New Roman"/>
                <w:color w:val="000000"/>
                <w:sz w:val="18"/>
                <w:szCs w:val="22"/>
              </w:rPr>
              <w:t xml:space="preserve"> </w:t>
            </w:r>
            <w:r w:rsidR="00FA45BE">
              <w:rPr>
                <w:rFonts w:cs="Times New Roman"/>
                <w:color w:val="000000"/>
                <w:sz w:val="18"/>
                <w:szCs w:val="22"/>
              </w:rPr>
              <w:t>Swimlane</w:t>
            </w:r>
          </w:p>
          <w:p w14:paraId="741C3BE1" w14:textId="4D46FC63" w:rsidR="00FA45BE" w:rsidRPr="000B70FD" w:rsidRDefault="00FA45BE" w:rsidP="00C61338">
            <w:pPr>
              <w:spacing w:before="0" w:after="0"/>
              <w:jc w:val="left"/>
              <w:rPr>
                <w:rFonts w:cs="Times New Roman"/>
                <w:color w:val="000000"/>
                <w:sz w:val="18"/>
                <w:szCs w:val="22"/>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15224B36" w14:textId="77777777" w:rsidR="00FA45BE" w:rsidRPr="00C61338" w:rsidRDefault="00FA45BE" w:rsidP="00C61338">
            <w:pPr>
              <w:spacing w:before="0" w:after="0"/>
              <w:jc w:val="left"/>
              <w:rPr>
                <w:rFonts w:cs="Times New Roman"/>
                <w:color w:val="000000"/>
                <w:sz w:val="18"/>
                <w:szCs w:val="16"/>
              </w:rPr>
            </w:pPr>
            <w:r w:rsidRPr="00C61338">
              <w:rPr>
                <w:rFonts w:cs="Times New Roman"/>
                <w:color w:val="000000"/>
                <w:sz w:val="18"/>
                <w:szCs w:val="16"/>
              </w:rPr>
              <w:t>CPU: 2 cores</w:t>
            </w:r>
          </w:p>
          <w:p w14:paraId="5FAC17F4" w14:textId="77777777" w:rsidR="00FA45BE" w:rsidRPr="00C61338" w:rsidRDefault="00FA45BE" w:rsidP="00C61338">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32</w:t>
            </w:r>
            <w:r w:rsidRPr="00C61338">
              <w:rPr>
                <w:rFonts w:cs="Times New Roman"/>
                <w:color w:val="000000"/>
                <w:sz w:val="18"/>
                <w:szCs w:val="16"/>
              </w:rPr>
              <w:t>GB</w:t>
            </w:r>
          </w:p>
          <w:p w14:paraId="681FD477" w14:textId="73339A7A" w:rsidR="00FA45BE" w:rsidRPr="00C61338" w:rsidRDefault="00FA45BE" w:rsidP="00C61338">
            <w:pPr>
              <w:spacing w:before="0" w:after="0"/>
              <w:jc w:val="left"/>
              <w:rPr>
                <w:rFonts w:cs="Times New Roman"/>
                <w:color w:val="000000"/>
                <w:sz w:val="18"/>
                <w:szCs w:val="16"/>
              </w:rPr>
            </w:pPr>
            <w:r w:rsidRPr="00C61338">
              <w:rPr>
                <w:rFonts w:cs="Times New Roman"/>
                <w:color w:val="000000"/>
                <w:sz w:val="18"/>
                <w:szCs w:val="16"/>
              </w:rPr>
              <w:t>Operating System: RHEL 7.5</w:t>
            </w:r>
          </w:p>
          <w:p w14:paraId="2826B77E" w14:textId="77777777" w:rsidR="00FA45BE" w:rsidRPr="00C61338" w:rsidRDefault="00FA45BE" w:rsidP="00C61338">
            <w:pPr>
              <w:spacing w:before="0" w:after="0"/>
              <w:jc w:val="left"/>
              <w:rPr>
                <w:rFonts w:cs="Times New Roman"/>
                <w:color w:val="000000"/>
                <w:sz w:val="18"/>
                <w:szCs w:val="16"/>
              </w:rPr>
            </w:pPr>
            <w:r w:rsidRPr="00C61338">
              <w:rPr>
                <w:rFonts w:cs="Times New Roman"/>
                <w:color w:val="000000"/>
                <w:sz w:val="18"/>
                <w:szCs w:val="16"/>
              </w:rPr>
              <w:t>VLAN: 494</w:t>
            </w:r>
          </w:p>
          <w:p w14:paraId="7A3229EF" w14:textId="705A2394" w:rsidR="00FA45BE" w:rsidRPr="000B70FD" w:rsidRDefault="00FA45BE" w:rsidP="00C61338">
            <w:pPr>
              <w:spacing w:before="0" w:after="0"/>
              <w:jc w:val="left"/>
              <w:rPr>
                <w:rFonts w:cs="Times New Roman"/>
                <w:color w:val="000000"/>
                <w:sz w:val="18"/>
                <w:szCs w:val="16"/>
              </w:rPr>
            </w:pPr>
            <w:r w:rsidRPr="00C61338">
              <w:rPr>
                <w:rFonts w:cs="Times New Roman"/>
                <w:color w:val="000000"/>
                <w:sz w:val="18"/>
                <w:szCs w:val="16"/>
              </w:rPr>
              <w:t>Storage: 37GB (root)</w:t>
            </w:r>
          </w:p>
        </w:tc>
      </w:tr>
      <w:tr w:rsidR="000B162E" w:rsidRPr="00926F86" w14:paraId="66253049" w14:textId="77777777" w:rsidTr="00266FF7">
        <w:trPr>
          <w:trHeight w:val="684"/>
        </w:trPr>
        <w:tc>
          <w:tcPr>
            <w:tcW w:w="1476" w:type="dxa"/>
            <w:vMerge/>
            <w:tcBorders>
              <w:top w:val="nil"/>
              <w:left w:val="single" w:sz="8" w:space="0" w:color="auto"/>
              <w:bottom w:val="single" w:sz="8" w:space="0" w:color="000000"/>
              <w:right w:val="single" w:sz="8" w:space="0" w:color="auto"/>
            </w:tcBorders>
            <w:vAlign w:val="center"/>
          </w:tcPr>
          <w:p w14:paraId="55E93919" w14:textId="77777777" w:rsidR="000B162E" w:rsidRPr="000B70FD" w:rsidRDefault="000B162E" w:rsidP="000B162E">
            <w:pPr>
              <w:spacing w:before="0" w:after="0"/>
              <w:jc w:val="left"/>
              <w:rPr>
                <w:rFonts w:cs="Times New Roman"/>
                <w:color w:val="000000"/>
                <w:sz w:val="18"/>
                <w:szCs w:val="22"/>
              </w:rPr>
            </w:pPr>
          </w:p>
        </w:tc>
        <w:tc>
          <w:tcPr>
            <w:tcW w:w="1842" w:type="dxa"/>
            <w:tcBorders>
              <w:top w:val="nil"/>
              <w:left w:val="single" w:sz="8" w:space="0" w:color="auto"/>
              <w:bottom w:val="single" w:sz="4" w:space="0" w:color="auto"/>
              <w:right w:val="single" w:sz="4" w:space="0" w:color="auto"/>
            </w:tcBorders>
            <w:shd w:val="clear" w:color="auto" w:fill="auto"/>
            <w:vAlign w:val="center"/>
          </w:tcPr>
          <w:p w14:paraId="23BD07A1" w14:textId="4688D802" w:rsidR="000B162E" w:rsidRDefault="000B162E" w:rsidP="000B162E">
            <w:pPr>
              <w:spacing w:before="0" w:after="0"/>
              <w:jc w:val="left"/>
              <w:rPr>
                <w:color w:val="000000"/>
              </w:rPr>
            </w:pPr>
            <w:r>
              <w:rPr>
                <w:color w:val="000000"/>
              </w:rPr>
              <w:t>lhdvoy12v</w:t>
            </w:r>
          </w:p>
          <w:p w14:paraId="25DA62A3" w14:textId="77777777" w:rsidR="000B162E" w:rsidRDefault="000B162E" w:rsidP="000B162E">
            <w:pPr>
              <w:spacing w:before="0" w:after="0"/>
              <w:jc w:val="left"/>
              <w:rPr>
                <w:color w:val="000000"/>
              </w:rPr>
            </w:pPr>
            <w:r>
              <w:rPr>
                <w:color w:val="000000"/>
              </w:rPr>
              <w:t>webservices.group</w:t>
            </w:r>
          </w:p>
          <w:p w14:paraId="4606D511" w14:textId="739C50AA" w:rsidR="000B162E" w:rsidRDefault="000B162E" w:rsidP="000B162E">
            <w:pPr>
              <w:spacing w:before="0" w:after="0"/>
              <w:jc w:val="left"/>
              <w:rPr>
                <w:color w:val="000000"/>
              </w:rPr>
            </w:pPr>
            <w:r w:rsidRPr="00FF6147">
              <w:rPr>
                <w:color w:val="000000"/>
              </w:rPr>
              <w:t>10.254.94.23</w:t>
            </w:r>
            <w:r>
              <w:rPr>
                <w:color w:val="000000"/>
              </w:rPr>
              <w:t>2</w:t>
            </w:r>
          </w:p>
          <w:p w14:paraId="0F28BC74" w14:textId="77777777" w:rsidR="000B162E" w:rsidRDefault="000B162E" w:rsidP="000B162E">
            <w:pPr>
              <w:spacing w:before="0" w:after="0"/>
              <w:jc w:val="left"/>
              <w:rPr>
                <w:rFonts w:cs="Times New Roman"/>
                <w:color w:val="000000"/>
                <w:sz w:val="18"/>
                <w:szCs w:val="22"/>
              </w:rPr>
            </w:pPr>
          </w:p>
          <w:p w14:paraId="28D2685D" w14:textId="77777777" w:rsidR="000B162E" w:rsidRDefault="000B162E" w:rsidP="000B162E">
            <w:pPr>
              <w:spacing w:before="0" w:after="0"/>
              <w:jc w:val="left"/>
              <w:rPr>
                <w:rFonts w:cs="Times New Roman"/>
                <w:color w:val="000000"/>
                <w:sz w:val="18"/>
                <w:szCs w:val="22"/>
              </w:rPr>
            </w:pPr>
            <w:r>
              <w:rPr>
                <w:rFonts w:cs="Times New Roman"/>
                <w:color w:val="000000"/>
                <w:sz w:val="18"/>
                <w:szCs w:val="22"/>
              </w:rPr>
              <w:t>Post Processing Swimlane</w:t>
            </w:r>
          </w:p>
          <w:p w14:paraId="6F40465A" w14:textId="77777777" w:rsidR="000B162E" w:rsidRDefault="000B162E" w:rsidP="000B162E">
            <w:pPr>
              <w:spacing w:before="0" w:after="0"/>
              <w:jc w:val="left"/>
              <w:rPr>
                <w:color w:val="000000"/>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5D618025" w14:textId="77777777" w:rsidR="000B162E" w:rsidRPr="00C61338" w:rsidRDefault="000B162E" w:rsidP="000B162E">
            <w:pPr>
              <w:spacing w:before="0" w:after="0"/>
              <w:jc w:val="left"/>
              <w:rPr>
                <w:rFonts w:cs="Times New Roman"/>
                <w:color w:val="000000"/>
                <w:sz w:val="18"/>
                <w:szCs w:val="16"/>
              </w:rPr>
            </w:pPr>
            <w:r w:rsidRPr="00C61338">
              <w:rPr>
                <w:rFonts w:cs="Times New Roman"/>
                <w:color w:val="000000"/>
                <w:sz w:val="18"/>
                <w:szCs w:val="16"/>
              </w:rPr>
              <w:t>CPU: 2 cores</w:t>
            </w:r>
          </w:p>
          <w:p w14:paraId="007DF6AB" w14:textId="77777777" w:rsidR="000B162E" w:rsidRPr="00C61338" w:rsidRDefault="000B162E" w:rsidP="000B162E">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12</w:t>
            </w:r>
            <w:r w:rsidRPr="00C61338">
              <w:rPr>
                <w:rFonts w:cs="Times New Roman"/>
                <w:color w:val="000000"/>
                <w:sz w:val="18"/>
                <w:szCs w:val="16"/>
              </w:rPr>
              <w:t>GB</w:t>
            </w:r>
          </w:p>
          <w:p w14:paraId="7B6CAED2" w14:textId="77777777" w:rsidR="000B162E" w:rsidRPr="00C61338" w:rsidRDefault="000B162E" w:rsidP="000B162E">
            <w:pPr>
              <w:spacing w:before="0" w:after="0"/>
              <w:jc w:val="left"/>
              <w:rPr>
                <w:rFonts w:cs="Times New Roman"/>
                <w:color w:val="000000"/>
                <w:sz w:val="18"/>
                <w:szCs w:val="16"/>
              </w:rPr>
            </w:pPr>
            <w:r w:rsidRPr="00C61338">
              <w:rPr>
                <w:rFonts w:cs="Times New Roman"/>
                <w:color w:val="000000"/>
                <w:sz w:val="18"/>
                <w:szCs w:val="16"/>
              </w:rPr>
              <w:t>Operating System: RHEL 7.5</w:t>
            </w:r>
          </w:p>
          <w:p w14:paraId="137BB10B" w14:textId="77777777" w:rsidR="000B162E" w:rsidRPr="00C61338" w:rsidRDefault="000B162E" w:rsidP="000B162E">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494</w:t>
            </w:r>
          </w:p>
          <w:p w14:paraId="0FD7D579" w14:textId="2A4B7766" w:rsidR="000B162E" w:rsidRPr="00C61338" w:rsidRDefault="000B162E" w:rsidP="000B162E">
            <w:pPr>
              <w:spacing w:before="0" w:after="0"/>
              <w:jc w:val="left"/>
              <w:rPr>
                <w:rFonts w:cs="Times New Roman"/>
                <w:color w:val="000000"/>
                <w:sz w:val="18"/>
                <w:szCs w:val="16"/>
              </w:rPr>
            </w:pPr>
            <w:r w:rsidRPr="00C61338">
              <w:rPr>
                <w:rFonts w:cs="Times New Roman"/>
                <w:color w:val="000000"/>
                <w:sz w:val="18"/>
                <w:szCs w:val="16"/>
              </w:rPr>
              <w:t xml:space="preserve">Storage: </w:t>
            </w:r>
            <w:r w:rsidR="00A72EF7" w:rsidRPr="00C61338">
              <w:rPr>
                <w:rFonts w:cs="Times New Roman"/>
                <w:color w:val="000000"/>
                <w:sz w:val="18"/>
                <w:szCs w:val="16"/>
              </w:rPr>
              <w:t>3</w:t>
            </w:r>
            <w:r w:rsidR="00A72EF7">
              <w:rPr>
                <w:rFonts w:cs="Times New Roman"/>
                <w:color w:val="000000"/>
                <w:sz w:val="18"/>
                <w:szCs w:val="16"/>
              </w:rPr>
              <w:t>7</w:t>
            </w:r>
            <w:r w:rsidR="00A72EF7" w:rsidRPr="00C61338">
              <w:rPr>
                <w:rFonts w:cs="Times New Roman"/>
                <w:color w:val="000000"/>
                <w:sz w:val="18"/>
                <w:szCs w:val="16"/>
              </w:rPr>
              <w:t>GB (root)</w:t>
            </w:r>
          </w:p>
        </w:tc>
      </w:tr>
      <w:tr w:rsidR="00983452" w:rsidRPr="00926F86" w14:paraId="6FEB03DC" w14:textId="77777777" w:rsidTr="00BB0451">
        <w:trPr>
          <w:trHeight w:val="684"/>
        </w:trPr>
        <w:tc>
          <w:tcPr>
            <w:tcW w:w="1476" w:type="dxa"/>
            <w:vMerge/>
            <w:tcBorders>
              <w:top w:val="nil"/>
              <w:left w:val="single" w:sz="8" w:space="0" w:color="auto"/>
              <w:bottom w:val="single" w:sz="8" w:space="0" w:color="000000"/>
              <w:right w:val="single" w:sz="8" w:space="0" w:color="auto"/>
            </w:tcBorders>
            <w:vAlign w:val="center"/>
          </w:tcPr>
          <w:p w14:paraId="7B817627" w14:textId="77777777" w:rsidR="00983452" w:rsidRPr="000B70FD" w:rsidRDefault="00983452" w:rsidP="00983452">
            <w:pPr>
              <w:spacing w:before="0" w:after="0"/>
              <w:jc w:val="left"/>
              <w:rPr>
                <w:rFonts w:cs="Times New Roman"/>
                <w:color w:val="000000"/>
                <w:sz w:val="18"/>
                <w:szCs w:val="22"/>
              </w:rPr>
            </w:pPr>
          </w:p>
        </w:tc>
        <w:tc>
          <w:tcPr>
            <w:tcW w:w="1842" w:type="dxa"/>
            <w:tcBorders>
              <w:top w:val="nil"/>
              <w:left w:val="single" w:sz="8" w:space="0" w:color="auto"/>
              <w:bottom w:val="single" w:sz="4" w:space="0" w:color="auto"/>
              <w:right w:val="single" w:sz="4" w:space="0" w:color="auto"/>
            </w:tcBorders>
            <w:shd w:val="clear" w:color="auto" w:fill="auto"/>
            <w:vAlign w:val="center"/>
          </w:tcPr>
          <w:p w14:paraId="07581FA5" w14:textId="77777777" w:rsidR="00983452" w:rsidRDefault="00983452" w:rsidP="00983452">
            <w:pPr>
              <w:spacing w:before="0" w:after="0"/>
              <w:jc w:val="left"/>
              <w:rPr>
                <w:color w:val="000000"/>
              </w:rPr>
            </w:pPr>
            <w:r>
              <w:rPr>
                <w:color w:val="000000"/>
              </w:rPr>
              <w:t>gbcit22vdws05</w:t>
            </w:r>
          </w:p>
          <w:p w14:paraId="5AC2BA9B" w14:textId="77777777" w:rsidR="00983452" w:rsidRDefault="00983452" w:rsidP="00983452">
            <w:pPr>
              <w:spacing w:before="0" w:after="0"/>
              <w:jc w:val="left"/>
              <w:rPr>
                <w:color w:val="000000"/>
              </w:rPr>
            </w:pPr>
            <w:r>
              <w:rPr>
                <w:color w:val="000000"/>
              </w:rPr>
              <w:t>webservices.group</w:t>
            </w:r>
          </w:p>
          <w:p w14:paraId="7B7DB8F4" w14:textId="6664223E" w:rsidR="00983452" w:rsidRDefault="00983452" w:rsidP="00983452">
            <w:pPr>
              <w:spacing w:before="0" w:after="0"/>
              <w:jc w:val="left"/>
              <w:rPr>
                <w:color w:val="000000"/>
              </w:rPr>
            </w:pPr>
            <w:r w:rsidRPr="00C12DAF">
              <w:rPr>
                <w:color w:val="000000"/>
              </w:rPr>
              <w:t>10.2</w:t>
            </w:r>
            <w:r>
              <w:rPr>
                <w:color w:val="000000"/>
              </w:rPr>
              <w:t>40</w:t>
            </w:r>
            <w:r w:rsidRPr="00C12DAF">
              <w:rPr>
                <w:color w:val="000000"/>
              </w:rPr>
              <w:t>.</w:t>
            </w:r>
            <w:r>
              <w:rPr>
                <w:color w:val="000000"/>
              </w:rPr>
              <w:t>101</w:t>
            </w:r>
            <w:r w:rsidRPr="00C12DAF">
              <w:rPr>
                <w:color w:val="000000"/>
              </w:rPr>
              <w:t>.</w:t>
            </w:r>
            <w:r>
              <w:rPr>
                <w:color w:val="000000"/>
              </w:rPr>
              <w:t>246</w:t>
            </w:r>
          </w:p>
          <w:p w14:paraId="2A828AA7" w14:textId="77777777" w:rsidR="00AF34B2" w:rsidRDefault="00AF34B2" w:rsidP="00983452">
            <w:pPr>
              <w:spacing w:before="0" w:after="0"/>
              <w:jc w:val="left"/>
              <w:rPr>
                <w:color w:val="000000"/>
              </w:rPr>
            </w:pPr>
          </w:p>
          <w:p w14:paraId="212D5105" w14:textId="6D0DF23F" w:rsidR="00983452" w:rsidRDefault="00983452" w:rsidP="00983452">
            <w:pPr>
              <w:spacing w:before="0" w:after="0"/>
              <w:jc w:val="left"/>
              <w:rPr>
                <w:rFonts w:cs="Times New Roman"/>
                <w:color w:val="000000"/>
                <w:sz w:val="18"/>
                <w:szCs w:val="22"/>
              </w:rPr>
            </w:pPr>
            <w:r>
              <w:rPr>
                <w:rFonts w:cs="Times New Roman"/>
                <w:color w:val="000000"/>
                <w:sz w:val="18"/>
                <w:szCs w:val="22"/>
              </w:rPr>
              <w:t>Execution Server</w:t>
            </w:r>
          </w:p>
          <w:p w14:paraId="309EABBB" w14:textId="77777777" w:rsidR="00983452" w:rsidRDefault="00983452" w:rsidP="00983452">
            <w:pPr>
              <w:spacing w:before="0" w:after="0"/>
              <w:jc w:val="left"/>
              <w:rPr>
                <w:color w:val="000000"/>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77AA1A06"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w:t>
            </w:r>
            <w:r>
              <w:rPr>
                <w:rFonts w:cs="Times New Roman"/>
                <w:color w:val="000000"/>
                <w:sz w:val="18"/>
                <w:szCs w:val="16"/>
              </w:rPr>
              <w:t>s</w:t>
            </w:r>
          </w:p>
          <w:p w14:paraId="53B54580"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6C3819F0"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 R2</w:t>
            </w:r>
          </w:p>
          <w:p w14:paraId="3F47EF3E"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1501</w:t>
            </w:r>
          </w:p>
          <w:p w14:paraId="522EFE9F" w14:textId="45B1FC75"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Storage: </w:t>
            </w:r>
            <w:r>
              <w:rPr>
                <w:rFonts w:cs="Times New Roman"/>
                <w:color w:val="000000"/>
                <w:sz w:val="18"/>
                <w:szCs w:val="16"/>
              </w:rPr>
              <w:t>50</w:t>
            </w:r>
            <w:r w:rsidRPr="00C61338">
              <w:rPr>
                <w:rFonts w:cs="Times New Roman"/>
                <w:color w:val="000000"/>
                <w:sz w:val="18"/>
                <w:szCs w:val="16"/>
              </w:rPr>
              <w:t>GB</w:t>
            </w:r>
            <w:r>
              <w:rPr>
                <w:rFonts w:cs="Times New Roman"/>
                <w:color w:val="000000"/>
                <w:sz w:val="18"/>
                <w:szCs w:val="16"/>
              </w:rPr>
              <w:t>, 100GB</w:t>
            </w:r>
          </w:p>
        </w:tc>
      </w:tr>
      <w:tr w:rsidR="006B44CB" w:rsidRPr="00926F86" w14:paraId="683ED4A1" w14:textId="77777777" w:rsidTr="00266FF7">
        <w:trPr>
          <w:trHeight w:val="1273"/>
        </w:trPr>
        <w:tc>
          <w:tcPr>
            <w:tcW w:w="1476" w:type="dxa"/>
            <w:vMerge/>
            <w:tcBorders>
              <w:top w:val="nil"/>
              <w:left w:val="single" w:sz="8" w:space="0" w:color="auto"/>
              <w:bottom w:val="single" w:sz="8" w:space="0" w:color="000000"/>
              <w:right w:val="single" w:sz="4" w:space="0" w:color="auto"/>
            </w:tcBorders>
            <w:vAlign w:val="center"/>
          </w:tcPr>
          <w:p w14:paraId="3F3E8C9D" w14:textId="77777777" w:rsidR="006B44CB" w:rsidRPr="000B70FD" w:rsidRDefault="006B44CB" w:rsidP="006B44CB">
            <w:pPr>
              <w:spacing w:before="0" w:after="0"/>
              <w:jc w:val="left"/>
              <w:rPr>
                <w:rFonts w:cs="Times New Roman"/>
                <w:color w:val="000000"/>
                <w:sz w:val="18"/>
                <w:szCs w:val="22"/>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371B33D7" w14:textId="77777777" w:rsidR="006B44CB" w:rsidRPr="00266FF7" w:rsidRDefault="006B44CB" w:rsidP="006B44CB">
            <w:pPr>
              <w:spacing w:before="0" w:after="0"/>
              <w:jc w:val="left"/>
              <w:rPr>
                <w:color w:val="000000"/>
              </w:rPr>
            </w:pPr>
            <w:r>
              <w:rPr>
                <w:color w:val="000000"/>
              </w:rPr>
              <w:t>g</w:t>
            </w:r>
            <w:r w:rsidRPr="00266FF7">
              <w:rPr>
                <w:color w:val="000000"/>
              </w:rPr>
              <w:t>bcit</w:t>
            </w:r>
            <w:r>
              <w:rPr>
                <w:color w:val="000000"/>
              </w:rPr>
              <w:t>22vdws08</w:t>
            </w:r>
          </w:p>
          <w:p w14:paraId="29A085B1" w14:textId="77777777" w:rsidR="006B44CB" w:rsidRDefault="006B44CB" w:rsidP="006B44CB">
            <w:pPr>
              <w:spacing w:before="0" w:after="0"/>
              <w:jc w:val="left"/>
              <w:rPr>
                <w:color w:val="000000"/>
              </w:rPr>
            </w:pPr>
            <w:r>
              <w:rPr>
                <w:color w:val="000000"/>
              </w:rPr>
              <w:t>webservices.group</w:t>
            </w:r>
          </w:p>
          <w:p w14:paraId="0E35A5D4" w14:textId="77777777" w:rsidR="006B44CB" w:rsidRDefault="006B44CB" w:rsidP="006B44CB">
            <w:pPr>
              <w:spacing w:before="0" w:after="0"/>
              <w:jc w:val="left"/>
              <w:rPr>
                <w:color w:val="000000"/>
              </w:rPr>
            </w:pPr>
            <w:r>
              <w:rPr>
                <w:color w:val="000000"/>
              </w:rPr>
              <w:t>10.240.101.239</w:t>
            </w:r>
          </w:p>
          <w:p w14:paraId="3B277747" w14:textId="77777777" w:rsidR="006B44CB" w:rsidRDefault="006B44CB" w:rsidP="006B44CB">
            <w:pPr>
              <w:spacing w:before="0" w:after="0"/>
              <w:jc w:val="left"/>
              <w:rPr>
                <w:color w:val="000000"/>
              </w:rPr>
            </w:pPr>
          </w:p>
          <w:p w14:paraId="7417C0A5" w14:textId="10BCC0EB" w:rsidR="006B44CB" w:rsidRDefault="006B44CB" w:rsidP="006B44CB">
            <w:pPr>
              <w:spacing w:before="0" w:after="0"/>
              <w:jc w:val="left"/>
              <w:rPr>
                <w:rFonts w:cs="Times New Roman"/>
                <w:color w:val="000000"/>
                <w:sz w:val="18"/>
                <w:szCs w:val="22"/>
              </w:rPr>
            </w:pPr>
            <w:r>
              <w:rPr>
                <w:rFonts w:cs="Times New Roman"/>
                <w:color w:val="000000"/>
                <w:sz w:val="18"/>
                <w:szCs w:val="22"/>
              </w:rPr>
              <w:t>RCT Web Server</w:t>
            </w:r>
          </w:p>
          <w:p w14:paraId="5DA54AA9" w14:textId="00757738" w:rsidR="006B44CB" w:rsidRPr="000B70FD" w:rsidRDefault="006B44CB" w:rsidP="006B44CB">
            <w:pPr>
              <w:spacing w:before="0" w:after="0"/>
              <w:jc w:val="left"/>
              <w:rPr>
                <w:rFonts w:cs="Times New Roman"/>
                <w:color w:val="000000"/>
                <w:sz w:val="18"/>
                <w:szCs w:val="22"/>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289A15DA" w14:textId="77777777" w:rsidR="006B44CB" w:rsidRPr="00C61338" w:rsidRDefault="006B44CB" w:rsidP="006B44CB">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3A452104" w14:textId="77777777" w:rsidR="006B44CB" w:rsidRPr="00C61338" w:rsidRDefault="006B44CB" w:rsidP="006B44CB">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0910619C" w14:textId="77777777" w:rsidR="006B44CB" w:rsidRPr="00C61338" w:rsidRDefault="006B44CB" w:rsidP="006B44CB">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2012R2</w:t>
            </w:r>
          </w:p>
          <w:p w14:paraId="547D5844" w14:textId="77777777" w:rsidR="006B44CB" w:rsidRPr="00C61338" w:rsidRDefault="006B44CB" w:rsidP="006B44CB">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1501</w:t>
            </w:r>
          </w:p>
          <w:p w14:paraId="292E1741" w14:textId="538D855C" w:rsidR="006B44CB" w:rsidRPr="000B70FD" w:rsidRDefault="006B44CB" w:rsidP="006B44CB">
            <w:pPr>
              <w:spacing w:before="0" w:after="0"/>
              <w:jc w:val="left"/>
              <w:rPr>
                <w:rFonts w:cs="Times New Roman"/>
                <w:color w:val="000000"/>
                <w:sz w:val="18"/>
                <w:szCs w:val="16"/>
              </w:rPr>
            </w:pPr>
            <w:r w:rsidRPr="00C61338">
              <w:rPr>
                <w:rFonts w:cs="Times New Roman"/>
                <w:color w:val="000000"/>
                <w:sz w:val="18"/>
                <w:szCs w:val="16"/>
              </w:rPr>
              <w:t xml:space="preserve">Storage: </w:t>
            </w:r>
            <w:r w:rsidRPr="00266FF7">
              <w:rPr>
                <w:rFonts w:cs="Times New Roman"/>
                <w:color w:val="000000"/>
                <w:sz w:val="18"/>
                <w:szCs w:val="16"/>
              </w:rPr>
              <w:t>50GB, 20GB</w:t>
            </w:r>
          </w:p>
        </w:tc>
      </w:tr>
      <w:tr w:rsidR="00983452" w:rsidRPr="00926F86" w14:paraId="1F088968" w14:textId="77777777" w:rsidTr="00266FF7">
        <w:trPr>
          <w:trHeight w:val="965"/>
        </w:trPr>
        <w:tc>
          <w:tcPr>
            <w:tcW w:w="1476" w:type="dxa"/>
            <w:vMerge w:val="restart"/>
            <w:tcBorders>
              <w:top w:val="nil"/>
              <w:left w:val="single" w:sz="8" w:space="0" w:color="auto"/>
              <w:bottom w:val="single" w:sz="8" w:space="0" w:color="000000"/>
              <w:right w:val="single" w:sz="8" w:space="0" w:color="auto"/>
            </w:tcBorders>
            <w:shd w:val="clear" w:color="auto" w:fill="auto"/>
            <w:vAlign w:val="center"/>
          </w:tcPr>
          <w:p w14:paraId="37A1295B" w14:textId="77777777" w:rsidR="00983452" w:rsidRDefault="00983452" w:rsidP="00983452">
            <w:pPr>
              <w:spacing w:before="0" w:after="0"/>
              <w:jc w:val="left"/>
              <w:rPr>
                <w:rFonts w:cs="Times New Roman"/>
                <w:b/>
                <w:color w:val="000000"/>
                <w:sz w:val="18"/>
                <w:szCs w:val="22"/>
              </w:rPr>
            </w:pPr>
            <w:r>
              <w:rPr>
                <w:rFonts w:cs="Times New Roman"/>
                <w:b/>
                <w:color w:val="000000"/>
                <w:sz w:val="18"/>
                <w:szCs w:val="22"/>
              </w:rPr>
              <w:t>Test</w:t>
            </w:r>
          </w:p>
          <w:p w14:paraId="29EF00FB" w14:textId="51B8F746" w:rsidR="00983452" w:rsidRPr="00266FF7" w:rsidRDefault="00983452" w:rsidP="00983452">
            <w:pPr>
              <w:spacing w:before="0" w:after="0"/>
              <w:jc w:val="left"/>
              <w:rPr>
                <w:rFonts w:cs="Times New Roman"/>
                <w:b/>
                <w:color w:val="000000"/>
                <w:sz w:val="18"/>
                <w:szCs w:val="22"/>
              </w:rPr>
            </w:pPr>
            <w:r>
              <w:rPr>
                <w:rFonts w:cs="Times New Roman"/>
                <w:b/>
                <w:color w:val="000000"/>
                <w:sz w:val="18"/>
                <w:szCs w:val="22"/>
              </w:rPr>
              <w:t>Environment 2</w:t>
            </w:r>
          </w:p>
        </w:tc>
        <w:tc>
          <w:tcPr>
            <w:tcW w:w="1842" w:type="dxa"/>
            <w:tcBorders>
              <w:top w:val="single" w:sz="4" w:space="0" w:color="auto"/>
              <w:left w:val="single" w:sz="8" w:space="0" w:color="auto"/>
              <w:bottom w:val="single" w:sz="8" w:space="0" w:color="000000"/>
              <w:right w:val="single" w:sz="4" w:space="0" w:color="auto"/>
            </w:tcBorders>
            <w:shd w:val="clear" w:color="auto" w:fill="auto"/>
            <w:vAlign w:val="center"/>
          </w:tcPr>
          <w:p w14:paraId="31B549DD" w14:textId="252E91ED" w:rsidR="00983452" w:rsidRDefault="00983452" w:rsidP="00983452">
            <w:pPr>
              <w:spacing w:before="0" w:after="0"/>
              <w:jc w:val="left"/>
              <w:rPr>
                <w:color w:val="000000"/>
              </w:rPr>
            </w:pPr>
            <w:r>
              <w:rPr>
                <w:color w:val="000000"/>
              </w:rPr>
              <w:t>lhdvoy05v</w:t>
            </w:r>
          </w:p>
          <w:p w14:paraId="12DF71BD" w14:textId="77777777" w:rsidR="00983452" w:rsidRDefault="00983452" w:rsidP="00983452">
            <w:pPr>
              <w:spacing w:before="0" w:after="0"/>
              <w:jc w:val="left"/>
              <w:rPr>
                <w:color w:val="000000"/>
              </w:rPr>
            </w:pPr>
            <w:r>
              <w:rPr>
                <w:color w:val="000000"/>
              </w:rPr>
              <w:t>webservices.group</w:t>
            </w:r>
          </w:p>
          <w:p w14:paraId="211B19F5" w14:textId="6ADA0E9C" w:rsidR="00983452" w:rsidRDefault="00983452" w:rsidP="00983452">
            <w:pPr>
              <w:spacing w:before="0" w:after="0"/>
              <w:jc w:val="left"/>
              <w:rPr>
                <w:color w:val="000000"/>
              </w:rPr>
            </w:pPr>
            <w:r w:rsidRPr="00C12DAF">
              <w:rPr>
                <w:color w:val="000000"/>
              </w:rPr>
              <w:t>10.254.94.22</w:t>
            </w:r>
            <w:r>
              <w:rPr>
                <w:color w:val="000000"/>
              </w:rPr>
              <w:t>4</w:t>
            </w:r>
          </w:p>
          <w:p w14:paraId="27BF8B9F" w14:textId="77777777" w:rsidR="00983452" w:rsidRDefault="00983452" w:rsidP="00983452">
            <w:pPr>
              <w:spacing w:before="0" w:after="0"/>
              <w:jc w:val="left"/>
              <w:rPr>
                <w:color w:val="000000"/>
              </w:rPr>
            </w:pPr>
          </w:p>
          <w:p w14:paraId="7A5C0E67" w14:textId="77777777" w:rsidR="00983452" w:rsidRDefault="00983452" w:rsidP="00983452">
            <w:pPr>
              <w:spacing w:before="0" w:after="0"/>
              <w:jc w:val="left"/>
              <w:rPr>
                <w:rFonts w:cs="Times New Roman"/>
                <w:color w:val="000000"/>
                <w:sz w:val="18"/>
                <w:szCs w:val="22"/>
              </w:rPr>
            </w:pPr>
            <w:r>
              <w:rPr>
                <w:rFonts w:cs="Times New Roman"/>
                <w:color w:val="000000"/>
                <w:sz w:val="18"/>
                <w:szCs w:val="22"/>
              </w:rPr>
              <w:t>ICM Web Server</w:t>
            </w:r>
          </w:p>
          <w:p w14:paraId="51056603" w14:textId="2E6CEC50" w:rsidR="00983452" w:rsidRPr="000B70FD" w:rsidRDefault="00983452" w:rsidP="00983452">
            <w:pPr>
              <w:spacing w:before="0" w:after="0"/>
              <w:jc w:val="left"/>
              <w:rPr>
                <w:rFonts w:cs="Times New Roman"/>
                <w:color w:val="000000"/>
                <w:sz w:val="18"/>
                <w:szCs w:val="22"/>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2358C962" w14:textId="7F38D98F" w:rsidR="00983452" w:rsidRDefault="00983452" w:rsidP="00983452">
            <w:pPr>
              <w:spacing w:before="0" w:after="0"/>
              <w:jc w:val="left"/>
              <w:rPr>
                <w:rFonts w:cs="Times New Roman"/>
                <w:color w:val="000000"/>
                <w:sz w:val="18"/>
                <w:szCs w:val="16"/>
              </w:rPr>
            </w:pPr>
            <w:r>
              <w:rPr>
                <w:rFonts w:cs="Times New Roman"/>
                <w:color w:val="000000"/>
                <w:sz w:val="18"/>
                <w:szCs w:val="16"/>
              </w:rPr>
              <w:t>CPU: 2 cores</w:t>
            </w:r>
          </w:p>
          <w:p w14:paraId="20326C0D" w14:textId="77777777" w:rsidR="00983452" w:rsidRDefault="00983452" w:rsidP="00983452">
            <w:pPr>
              <w:spacing w:before="0" w:after="0"/>
              <w:jc w:val="left"/>
              <w:rPr>
                <w:rFonts w:cs="Times New Roman"/>
                <w:color w:val="000000"/>
                <w:sz w:val="18"/>
                <w:szCs w:val="16"/>
              </w:rPr>
            </w:pPr>
            <w:r>
              <w:rPr>
                <w:rFonts w:cs="Times New Roman"/>
                <w:color w:val="000000"/>
                <w:sz w:val="18"/>
                <w:szCs w:val="16"/>
              </w:rPr>
              <w:t>Memory: 8GB</w:t>
            </w:r>
          </w:p>
          <w:p w14:paraId="4967F215" w14:textId="54664A0C" w:rsidR="00983452" w:rsidRDefault="00983452" w:rsidP="00983452">
            <w:pPr>
              <w:spacing w:before="0" w:after="0"/>
              <w:jc w:val="left"/>
              <w:rPr>
                <w:rFonts w:cs="Times New Roman"/>
                <w:color w:val="000000"/>
                <w:sz w:val="18"/>
                <w:szCs w:val="16"/>
              </w:rPr>
            </w:pPr>
            <w:r>
              <w:rPr>
                <w:rFonts w:cs="Times New Roman"/>
                <w:color w:val="000000"/>
                <w:sz w:val="18"/>
                <w:szCs w:val="16"/>
              </w:rPr>
              <w:t>Operating System: RHEL 7.5</w:t>
            </w:r>
          </w:p>
          <w:p w14:paraId="33BEF4C8" w14:textId="77777777" w:rsidR="00983452" w:rsidRDefault="00983452" w:rsidP="00983452">
            <w:pPr>
              <w:spacing w:before="0" w:after="0"/>
              <w:jc w:val="left"/>
              <w:rPr>
                <w:rFonts w:cs="Times New Roman"/>
                <w:color w:val="000000"/>
                <w:sz w:val="18"/>
                <w:szCs w:val="16"/>
              </w:rPr>
            </w:pPr>
            <w:r>
              <w:rPr>
                <w:rFonts w:cs="Times New Roman"/>
                <w:color w:val="000000"/>
                <w:sz w:val="18"/>
                <w:szCs w:val="16"/>
              </w:rPr>
              <w:t>VLAN: 494</w:t>
            </w:r>
          </w:p>
          <w:p w14:paraId="57277035" w14:textId="3FC17EBD" w:rsidR="00983452" w:rsidRPr="000B70FD" w:rsidRDefault="00983452" w:rsidP="00983452">
            <w:pPr>
              <w:spacing w:before="0" w:after="0"/>
              <w:jc w:val="left"/>
              <w:rPr>
                <w:rFonts w:cs="Times New Roman"/>
                <w:color w:val="000000"/>
                <w:sz w:val="18"/>
                <w:szCs w:val="16"/>
              </w:rPr>
            </w:pPr>
            <w:r>
              <w:rPr>
                <w:rFonts w:cs="Times New Roman"/>
                <w:color w:val="000000"/>
                <w:sz w:val="18"/>
                <w:szCs w:val="16"/>
              </w:rPr>
              <w:t>Storage: 37GB (root)</w:t>
            </w:r>
          </w:p>
        </w:tc>
      </w:tr>
      <w:tr w:rsidR="00983452" w:rsidRPr="00926F86" w14:paraId="47A8CDD8" w14:textId="77777777" w:rsidTr="00266FF7">
        <w:trPr>
          <w:trHeight w:val="46"/>
        </w:trPr>
        <w:tc>
          <w:tcPr>
            <w:tcW w:w="1476" w:type="dxa"/>
            <w:vMerge/>
            <w:tcBorders>
              <w:top w:val="nil"/>
              <w:left w:val="single" w:sz="8" w:space="0" w:color="auto"/>
              <w:bottom w:val="single" w:sz="8" w:space="0" w:color="000000"/>
              <w:right w:val="single" w:sz="8" w:space="0" w:color="auto"/>
            </w:tcBorders>
            <w:vAlign w:val="center"/>
          </w:tcPr>
          <w:p w14:paraId="099B1F0F" w14:textId="77777777" w:rsidR="00983452" w:rsidRPr="000B70FD" w:rsidRDefault="00983452" w:rsidP="00983452">
            <w:pPr>
              <w:spacing w:before="0" w:after="0"/>
              <w:jc w:val="left"/>
              <w:rPr>
                <w:rFonts w:cs="Times New Roman"/>
                <w:color w:val="000000"/>
                <w:sz w:val="18"/>
                <w:szCs w:val="22"/>
              </w:rPr>
            </w:pPr>
          </w:p>
        </w:tc>
        <w:tc>
          <w:tcPr>
            <w:tcW w:w="1842" w:type="dxa"/>
            <w:tcBorders>
              <w:top w:val="nil"/>
              <w:left w:val="single" w:sz="8" w:space="0" w:color="auto"/>
              <w:bottom w:val="single" w:sz="4" w:space="0" w:color="auto"/>
              <w:right w:val="single" w:sz="4" w:space="0" w:color="auto"/>
            </w:tcBorders>
            <w:shd w:val="clear" w:color="auto" w:fill="auto"/>
            <w:vAlign w:val="center"/>
          </w:tcPr>
          <w:p w14:paraId="1EA31CBB" w14:textId="30DCAE8C" w:rsidR="00983452" w:rsidRDefault="00983452" w:rsidP="00983452">
            <w:pPr>
              <w:spacing w:before="0" w:after="0"/>
              <w:jc w:val="left"/>
              <w:rPr>
                <w:color w:val="000000"/>
              </w:rPr>
            </w:pPr>
            <w:r>
              <w:rPr>
                <w:color w:val="000000"/>
              </w:rPr>
              <w:t>lhdvoy07v</w:t>
            </w:r>
          </w:p>
          <w:p w14:paraId="7291F3B8" w14:textId="77777777" w:rsidR="00983452" w:rsidRDefault="00983452" w:rsidP="00983452">
            <w:pPr>
              <w:spacing w:before="0" w:after="0"/>
              <w:jc w:val="left"/>
              <w:rPr>
                <w:color w:val="000000"/>
              </w:rPr>
            </w:pPr>
            <w:r>
              <w:rPr>
                <w:color w:val="000000"/>
              </w:rPr>
              <w:t>webservices.group</w:t>
            </w:r>
          </w:p>
          <w:p w14:paraId="643FC61D" w14:textId="14516CFC" w:rsidR="00983452" w:rsidRDefault="00983452" w:rsidP="00983452">
            <w:pPr>
              <w:spacing w:before="0" w:after="0"/>
              <w:jc w:val="left"/>
              <w:rPr>
                <w:color w:val="000000"/>
              </w:rPr>
            </w:pPr>
            <w:r w:rsidRPr="00C12DAF">
              <w:rPr>
                <w:color w:val="000000"/>
              </w:rPr>
              <w:t>10.254.94.22</w:t>
            </w:r>
            <w:r>
              <w:rPr>
                <w:color w:val="000000"/>
              </w:rPr>
              <w:t>6</w:t>
            </w:r>
          </w:p>
          <w:p w14:paraId="7DA03281" w14:textId="77777777" w:rsidR="00983452" w:rsidRDefault="00983452" w:rsidP="00983452">
            <w:pPr>
              <w:spacing w:before="0" w:after="0"/>
              <w:jc w:val="left"/>
              <w:rPr>
                <w:color w:val="000000"/>
              </w:rPr>
            </w:pPr>
          </w:p>
          <w:p w14:paraId="05BE7541" w14:textId="7741FBE7" w:rsidR="00983452" w:rsidRDefault="007566EE" w:rsidP="00983452">
            <w:pPr>
              <w:spacing w:before="0" w:after="0"/>
              <w:jc w:val="left"/>
              <w:rPr>
                <w:rFonts w:cs="Times New Roman"/>
                <w:color w:val="000000"/>
                <w:sz w:val="18"/>
                <w:szCs w:val="22"/>
              </w:rPr>
            </w:pPr>
            <w:r>
              <w:rPr>
                <w:rFonts w:cs="Times New Roman"/>
                <w:color w:val="000000"/>
                <w:sz w:val="18"/>
                <w:szCs w:val="22"/>
              </w:rPr>
              <w:t xml:space="preserve">RSG </w:t>
            </w:r>
            <w:r w:rsidR="00CF2A75" w:rsidRPr="00CF2A75">
              <w:rPr>
                <w:rFonts w:cs="Times New Roman"/>
                <w:color w:val="000000"/>
                <w:sz w:val="18"/>
                <w:szCs w:val="22"/>
              </w:rPr>
              <w:t>Instructions Files</w:t>
            </w:r>
            <w:r w:rsidR="00CF2A75" w:rsidRPr="00CF2A75" w:rsidDel="007566EE">
              <w:rPr>
                <w:rFonts w:cs="Times New Roman"/>
                <w:color w:val="000000"/>
                <w:sz w:val="18"/>
                <w:szCs w:val="22"/>
              </w:rPr>
              <w:t xml:space="preserve"> </w:t>
            </w:r>
            <w:r w:rsidR="00983452">
              <w:rPr>
                <w:rFonts w:cs="Times New Roman"/>
                <w:color w:val="000000"/>
                <w:sz w:val="18"/>
                <w:szCs w:val="22"/>
              </w:rPr>
              <w:t>Swimlane</w:t>
            </w:r>
          </w:p>
          <w:p w14:paraId="1F033135" w14:textId="68C74E63" w:rsidR="00983452" w:rsidRPr="000B70FD" w:rsidRDefault="00983452" w:rsidP="00983452">
            <w:pPr>
              <w:spacing w:before="0" w:after="0"/>
              <w:jc w:val="left"/>
              <w:rPr>
                <w:rFonts w:cs="Times New Roman"/>
                <w:color w:val="000000"/>
                <w:sz w:val="18"/>
                <w:szCs w:val="22"/>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2A53655B"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CPU: 2 cores</w:t>
            </w:r>
          </w:p>
          <w:p w14:paraId="5C640EF3"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32</w:t>
            </w:r>
            <w:r w:rsidRPr="00C61338">
              <w:rPr>
                <w:rFonts w:cs="Times New Roman"/>
                <w:color w:val="000000"/>
                <w:sz w:val="18"/>
                <w:szCs w:val="16"/>
              </w:rPr>
              <w:t>GB</w:t>
            </w:r>
          </w:p>
          <w:p w14:paraId="059E77A4" w14:textId="62E05D40"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Operating System: RHEL 7.5</w:t>
            </w:r>
          </w:p>
          <w:p w14:paraId="2B608F9E"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VLAN: 494</w:t>
            </w:r>
          </w:p>
          <w:p w14:paraId="58837EEA" w14:textId="32726D5A" w:rsidR="00983452" w:rsidRPr="000B70FD" w:rsidRDefault="00983452" w:rsidP="00983452">
            <w:pPr>
              <w:spacing w:before="0" w:after="0"/>
              <w:jc w:val="left"/>
              <w:rPr>
                <w:rFonts w:cs="Times New Roman"/>
                <w:color w:val="000000"/>
                <w:sz w:val="18"/>
                <w:szCs w:val="16"/>
              </w:rPr>
            </w:pPr>
            <w:r w:rsidRPr="00C61338">
              <w:rPr>
                <w:rFonts w:cs="Times New Roman"/>
                <w:color w:val="000000"/>
                <w:sz w:val="18"/>
                <w:szCs w:val="16"/>
              </w:rPr>
              <w:t>Storage: 37GB (root)</w:t>
            </w:r>
          </w:p>
        </w:tc>
      </w:tr>
      <w:tr w:rsidR="00DB6FA1" w:rsidRPr="00926F86" w14:paraId="69DE7353" w14:textId="77777777" w:rsidTr="00F51672">
        <w:trPr>
          <w:trHeight w:val="361"/>
        </w:trPr>
        <w:tc>
          <w:tcPr>
            <w:tcW w:w="1476" w:type="dxa"/>
            <w:vMerge/>
            <w:tcBorders>
              <w:top w:val="nil"/>
              <w:left w:val="single" w:sz="8" w:space="0" w:color="auto"/>
              <w:bottom w:val="single" w:sz="8" w:space="0" w:color="000000"/>
              <w:right w:val="single" w:sz="8" w:space="0" w:color="auto"/>
            </w:tcBorders>
            <w:vAlign w:val="center"/>
          </w:tcPr>
          <w:p w14:paraId="28606B65" w14:textId="77777777" w:rsidR="00DB6FA1" w:rsidRPr="000B70FD" w:rsidRDefault="00DB6FA1" w:rsidP="00DB6FA1">
            <w:pPr>
              <w:spacing w:before="0" w:after="0"/>
              <w:jc w:val="left"/>
              <w:rPr>
                <w:rFonts w:cs="Times New Roman"/>
                <w:color w:val="000000"/>
                <w:sz w:val="18"/>
                <w:szCs w:val="22"/>
              </w:rPr>
            </w:pPr>
          </w:p>
        </w:tc>
        <w:tc>
          <w:tcPr>
            <w:tcW w:w="1842" w:type="dxa"/>
            <w:tcBorders>
              <w:top w:val="nil"/>
              <w:left w:val="single" w:sz="8" w:space="0" w:color="auto"/>
              <w:bottom w:val="single" w:sz="4" w:space="0" w:color="auto"/>
              <w:right w:val="single" w:sz="4" w:space="0" w:color="auto"/>
            </w:tcBorders>
            <w:shd w:val="clear" w:color="auto" w:fill="auto"/>
            <w:vAlign w:val="center"/>
          </w:tcPr>
          <w:p w14:paraId="41AA68D6" w14:textId="521F514E" w:rsidR="00DB6FA1" w:rsidRDefault="00DB6FA1" w:rsidP="00DB6FA1">
            <w:pPr>
              <w:spacing w:before="0" w:after="0"/>
              <w:jc w:val="left"/>
              <w:rPr>
                <w:color w:val="000000"/>
              </w:rPr>
            </w:pPr>
            <w:r>
              <w:rPr>
                <w:color w:val="000000"/>
              </w:rPr>
              <w:t>lhdvoy13v</w:t>
            </w:r>
          </w:p>
          <w:p w14:paraId="4184BB60" w14:textId="77777777" w:rsidR="00DB6FA1" w:rsidRDefault="00DB6FA1" w:rsidP="00DB6FA1">
            <w:pPr>
              <w:spacing w:before="0" w:after="0"/>
              <w:jc w:val="left"/>
              <w:rPr>
                <w:color w:val="000000"/>
              </w:rPr>
            </w:pPr>
            <w:r>
              <w:rPr>
                <w:color w:val="000000"/>
              </w:rPr>
              <w:t>webservices.group</w:t>
            </w:r>
          </w:p>
          <w:p w14:paraId="1C151F5A" w14:textId="204D65FA" w:rsidR="00DB6FA1" w:rsidRDefault="00DB6FA1" w:rsidP="00DB6FA1">
            <w:pPr>
              <w:spacing w:before="0" w:after="0"/>
              <w:jc w:val="left"/>
              <w:rPr>
                <w:color w:val="000000"/>
              </w:rPr>
            </w:pPr>
            <w:r w:rsidRPr="00FF6147">
              <w:rPr>
                <w:color w:val="000000"/>
              </w:rPr>
              <w:t>10.254.94.23</w:t>
            </w:r>
            <w:r>
              <w:rPr>
                <w:color w:val="000000"/>
              </w:rPr>
              <w:t>3</w:t>
            </w:r>
          </w:p>
          <w:p w14:paraId="7160927D" w14:textId="77777777" w:rsidR="00DB6FA1" w:rsidRDefault="00DB6FA1" w:rsidP="00DB6FA1">
            <w:pPr>
              <w:spacing w:before="0" w:after="0"/>
              <w:jc w:val="left"/>
              <w:rPr>
                <w:rFonts w:cs="Times New Roman"/>
                <w:color w:val="000000"/>
                <w:sz w:val="18"/>
                <w:szCs w:val="22"/>
              </w:rPr>
            </w:pPr>
          </w:p>
          <w:p w14:paraId="20E0BA9A" w14:textId="77777777" w:rsidR="00DB6FA1" w:rsidRDefault="00DB6FA1" w:rsidP="00DB6FA1">
            <w:pPr>
              <w:spacing w:before="0" w:after="0"/>
              <w:jc w:val="left"/>
              <w:rPr>
                <w:rFonts w:cs="Times New Roman"/>
                <w:color w:val="000000"/>
                <w:sz w:val="18"/>
                <w:szCs w:val="22"/>
              </w:rPr>
            </w:pPr>
            <w:r>
              <w:rPr>
                <w:rFonts w:cs="Times New Roman"/>
                <w:color w:val="000000"/>
                <w:sz w:val="18"/>
                <w:szCs w:val="22"/>
              </w:rPr>
              <w:t>Post Processing Swimlane</w:t>
            </w:r>
          </w:p>
          <w:p w14:paraId="1604BFA9" w14:textId="77777777" w:rsidR="00DB6FA1" w:rsidRDefault="00DB6FA1" w:rsidP="00DB6FA1">
            <w:pPr>
              <w:spacing w:before="0" w:after="0"/>
              <w:jc w:val="left"/>
              <w:rPr>
                <w:color w:val="000000"/>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117C5704" w14:textId="77777777" w:rsidR="00DB6FA1" w:rsidRPr="00C61338" w:rsidRDefault="00DB6FA1" w:rsidP="00DB6FA1">
            <w:pPr>
              <w:spacing w:before="0" w:after="0"/>
              <w:jc w:val="left"/>
              <w:rPr>
                <w:rFonts w:cs="Times New Roman"/>
                <w:color w:val="000000"/>
                <w:sz w:val="18"/>
                <w:szCs w:val="16"/>
              </w:rPr>
            </w:pPr>
            <w:r w:rsidRPr="00C61338">
              <w:rPr>
                <w:rFonts w:cs="Times New Roman"/>
                <w:color w:val="000000"/>
                <w:sz w:val="18"/>
                <w:szCs w:val="16"/>
              </w:rPr>
              <w:t>CPU: 2 cores</w:t>
            </w:r>
          </w:p>
          <w:p w14:paraId="6A22ED9F" w14:textId="77777777" w:rsidR="00DB6FA1" w:rsidRPr="00C61338" w:rsidRDefault="00DB6FA1" w:rsidP="00DB6FA1">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12</w:t>
            </w:r>
            <w:r w:rsidRPr="00C61338">
              <w:rPr>
                <w:rFonts w:cs="Times New Roman"/>
                <w:color w:val="000000"/>
                <w:sz w:val="18"/>
                <w:szCs w:val="16"/>
              </w:rPr>
              <w:t>GB</w:t>
            </w:r>
          </w:p>
          <w:p w14:paraId="5902DD4E" w14:textId="77777777" w:rsidR="00DB6FA1" w:rsidRPr="00C61338" w:rsidRDefault="00DB6FA1" w:rsidP="00DB6FA1">
            <w:pPr>
              <w:spacing w:before="0" w:after="0"/>
              <w:jc w:val="left"/>
              <w:rPr>
                <w:rFonts w:cs="Times New Roman"/>
                <w:color w:val="000000"/>
                <w:sz w:val="18"/>
                <w:szCs w:val="16"/>
              </w:rPr>
            </w:pPr>
            <w:r w:rsidRPr="00C61338">
              <w:rPr>
                <w:rFonts w:cs="Times New Roman"/>
                <w:color w:val="000000"/>
                <w:sz w:val="18"/>
                <w:szCs w:val="16"/>
              </w:rPr>
              <w:t>Operating System: RHEL 7.5</w:t>
            </w:r>
          </w:p>
          <w:p w14:paraId="5DF0CC6E" w14:textId="77777777" w:rsidR="00DB6FA1" w:rsidRPr="00C61338" w:rsidRDefault="00DB6FA1" w:rsidP="00DB6FA1">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494</w:t>
            </w:r>
          </w:p>
          <w:p w14:paraId="4F397230" w14:textId="195A9FE5" w:rsidR="00DB6FA1" w:rsidRPr="00C61338" w:rsidRDefault="00DB6FA1" w:rsidP="00DB6FA1">
            <w:pPr>
              <w:spacing w:before="0" w:after="0"/>
              <w:jc w:val="left"/>
              <w:rPr>
                <w:rFonts w:cs="Times New Roman"/>
                <w:color w:val="000000"/>
                <w:sz w:val="18"/>
                <w:szCs w:val="16"/>
              </w:rPr>
            </w:pPr>
            <w:r w:rsidRPr="00C61338">
              <w:rPr>
                <w:rFonts w:cs="Times New Roman"/>
                <w:color w:val="000000"/>
                <w:sz w:val="18"/>
                <w:szCs w:val="16"/>
              </w:rPr>
              <w:t xml:space="preserve">Storage: </w:t>
            </w:r>
            <w:r w:rsidR="00A72EF7" w:rsidRPr="00C61338">
              <w:rPr>
                <w:rFonts w:cs="Times New Roman"/>
                <w:color w:val="000000"/>
                <w:sz w:val="18"/>
                <w:szCs w:val="16"/>
              </w:rPr>
              <w:t>3</w:t>
            </w:r>
            <w:r w:rsidR="00A72EF7">
              <w:rPr>
                <w:rFonts w:cs="Times New Roman"/>
                <w:color w:val="000000"/>
                <w:sz w:val="18"/>
                <w:szCs w:val="16"/>
              </w:rPr>
              <w:t>7</w:t>
            </w:r>
            <w:r w:rsidR="00A72EF7" w:rsidRPr="00C61338">
              <w:rPr>
                <w:rFonts w:cs="Times New Roman"/>
                <w:color w:val="000000"/>
                <w:sz w:val="18"/>
                <w:szCs w:val="16"/>
              </w:rPr>
              <w:t>GB (root)</w:t>
            </w:r>
          </w:p>
        </w:tc>
      </w:tr>
      <w:tr w:rsidR="00983452" w:rsidRPr="00926F86" w14:paraId="6BE42173" w14:textId="77777777" w:rsidTr="00266FF7">
        <w:trPr>
          <w:trHeight w:val="895"/>
        </w:trPr>
        <w:tc>
          <w:tcPr>
            <w:tcW w:w="1476" w:type="dxa"/>
            <w:vMerge/>
            <w:tcBorders>
              <w:top w:val="nil"/>
              <w:left w:val="single" w:sz="8" w:space="0" w:color="auto"/>
              <w:bottom w:val="nil"/>
              <w:right w:val="single" w:sz="4" w:space="0" w:color="auto"/>
            </w:tcBorders>
            <w:vAlign w:val="center"/>
          </w:tcPr>
          <w:p w14:paraId="2ACC657D" w14:textId="77777777" w:rsidR="00983452" w:rsidRPr="000B70FD" w:rsidRDefault="00983452" w:rsidP="00983452">
            <w:pPr>
              <w:spacing w:before="0" w:after="0"/>
              <w:jc w:val="left"/>
              <w:rPr>
                <w:rFonts w:cs="Times New Roman"/>
                <w:color w:val="000000"/>
                <w:sz w:val="18"/>
                <w:szCs w:val="22"/>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5B767FF8" w14:textId="454346EA" w:rsidR="00983452" w:rsidRDefault="00983452" w:rsidP="00983452">
            <w:pPr>
              <w:spacing w:before="0" w:after="0"/>
              <w:jc w:val="left"/>
              <w:rPr>
                <w:color w:val="000000"/>
              </w:rPr>
            </w:pPr>
            <w:r>
              <w:rPr>
                <w:color w:val="000000"/>
              </w:rPr>
              <w:t>gbcit22vdws03</w:t>
            </w:r>
          </w:p>
          <w:p w14:paraId="6C1828E1" w14:textId="77777777" w:rsidR="00983452" w:rsidRDefault="00983452" w:rsidP="00983452">
            <w:pPr>
              <w:spacing w:before="0" w:after="0"/>
              <w:jc w:val="left"/>
              <w:rPr>
                <w:color w:val="000000"/>
              </w:rPr>
            </w:pPr>
            <w:r>
              <w:rPr>
                <w:color w:val="000000"/>
              </w:rPr>
              <w:t>webservices.group</w:t>
            </w:r>
          </w:p>
          <w:p w14:paraId="75E52D21" w14:textId="5F91E5D6" w:rsidR="00983452" w:rsidRDefault="00983452" w:rsidP="00983452">
            <w:pPr>
              <w:spacing w:before="0" w:after="0"/>
              <w:jc w:val="left"/>
              <w:rPr>
                <w:color w:val="000000"/>
              </w:rPr>
            </w:pPr>
            <w:r w:rsidRPr="00C12DAF">
              <w:rPr>
                <w:color w:val="000000"/>
              </w:rPr>
              <w:t>10.2</w:t>
            </w:r>
            <w:r>
              <w:rPr>
                <w:color w:val="000000"/>
              </w:rPr>
              <w:t>40</w:t>
            </w:r>
            <w:r w:rsidRPr="00C12DAF">
              <w:rPr>
                <w:color w:val="000000"/>
              </w:rPr>
              <w:t>.</w:t>
            </w:r>
            <w:r>
              <w:rPr>
                <w:color w:val="000000"/>
              </w:rPr>
              <w:t>101</w:t>
            </w:r>
            <w:r w:rsidRPr="00C12DAF">
              <w:rPr>
                <w:color w:val="000000"/>
              </w:rPr>
              <w:t>.</w:t>
            </w:r>
            <w:r>
              <w:rPr>
                <w:color w:val="000000"/>
              </w:rPr>
              <w:t>236</w:t>
            </w:r>
          </w:p>
          <w:p w14:paraId="740152AE" w14:textId="77777777" w:rsidR="00983452" w:rsidRDefault="00983452" w:rsidP="00983452">
            <w:pPr>
              <w:spacing w:before="0" w:after="0"/>
              <w:jc w:val="left"/>
              <w:rPr>
                <w:color w:val="000000"/>
              </w:rPr>
            </w:pPr>
          </w:p>
          <w:p w14:paraId="71CDDB9D" w14:textId="77777777" w:rsidR="00983452" w:rsidRDefault="00983452" w:rsidP="00983452">
            <w:pPr>
              <w:spacing w:before="0" w:after="0"/>
              <w:jc w:val="left"/>
              <w:rPr>
                <w:rFonts w:cs="Times New Roman"/>
                <w:color w:val="000000"/>
                <w:sz w:val="18"/>
                <w:szCs w:val="22"/>
              </w:rPr>
            </w:pPr>
            <w:r>
              <w:rPr>
                <w:rFonts w:cs="Times New Roman"/>
                <w:color w:val="000000"/>
                <w:sz w:val="18"/>
                <w:szCs w:val="22"/>
              </w:rPr>
              <w:t>Execution Server</w:t>
            </w:r>
          </w:p>
          <w:p w14:paraId="7E5E2521" w14:textId="1649EDDE" w:rsidR="00983452" w:rsidRPr="000B70FD" w:rsidRDefault="00983452" w:rsidP="00983452">
            <w:pPr>
              <w:spacing w:before="0" w:after="0"/>
              <w:jc w:val="left"/>
              <w:rPr>
                <w:rFonts w:cs="Times New Roman"/>
                <w:color w:val="000000"/>
                <w:sz w:val="18"/>
                <w:szCs w:val="22"/>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016F005D" w14:textId="280D86A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w:t>
            </w:r>
            <w:r>
              <w:rPr>
                <w:rFonts w:cs="Times New Roman"/>
                <w:color w:val="000000"/>
                <w:sz w:val="18"/>
                <w:szCs w:val="16"/>
              </w:rPr>
              <w:t>s</w:t>
            </w:r>
          </w:p>
          <w:p w14:paraId="1A6D99AC" w14:textId="6655E23B"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79AD2390" w14:textId="1AE87515"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 R2</w:t>
            </w:r>
          </w:p>
          <w:p w14:paraId="023A4CFB"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1501</w:t>
            </w:r>
          </w:p>
          <w:p w14:paraId="7CC35015" w14:textId="11A7E638" w:rsidR="00983452" w:rsidRPr="000B70FD"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Storage: </w:t>
            </w:r>
            <w:r>
              <w:rPr>
                <w:rFonts w:cs="Times New Roman"/>
                <w:color w:val="000000"/>
                <w:sz w:val="18"/>
                <w:szCs w:val="16"/>
              </w:rPr>
              <w:t>50</w:t>
            </w:r>
            <w:r w:rsidRPr="00C61338">
              <w:rPr>
                <w:rFonts w:cs="Times New Roman"/>
                <w:color w:val="000000"/>
                <w:sz w:val="18"/>
                <w:szCs w:val="16"/>
              </w:rPr>
              <w:t>GB</w:t>
            </w:r>
            <w:r>
              <w:rPr>
                <w:rFonts w:cs="Times New Roman"/>
                <w:color w:val="000000"/>
                <w:sz w:val="18"/>
                <w:szCs w:val="16"/>
              </w:rPr>
              <w:t>, 100GB</w:t>
            </w:r>
          </w:p>
        </w:tc>
      </w:tr>
      <w:tr w:rsidR="00983452" w:rsidRPr="00926F86" w14:paraId="4B49B91D" w14:textId="77777777" w:rsidTr="00F51672">
        <w:trPr>
          <w:trHeight w:val="895"/>
        </w:trPr>
        <w:tc>
          <w:tcPr>
            <w:tcW w:w="1476" w:type="dxa"/>
            <w:tcBorders>
              <w:top w:val="nil"/>
              <w:left w:val="single" w:sz="8" w:space="0" w:color="auto"/>
              <w:bottom w:val="nil"/>
              <w:right w:val="single" w:sz="4" w:space="0" w:color="auto"/>
            </w:tcBorders>
            <w:vAlign w:val="center"/>
          </w:tcPr>
          <w:p w14:paraId="5CBC4976" w14:textId="77777777" w:rsidR="00983452" w:rsidRPr="000B70FD" w:rsidRDefault="00983452" w:rsidP="00983452">
            <w:pPr>
              <w:spacing w:before="0" w:after="0"/>
              <w:jc w:val="left"/>
              <w:rPr>
                <w:rFonts w:cs="Times New Roman"/>
                <w:color w:val="000000"/>
                <w:sz w:val="18"/>
                <w:szCs w:val="22"/>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048BCAB9" w14:textId="7E99DBAF" w:rsidR="00983452" w:rsidRDefault="00983452" w:rsidP="00983452">
            <w:pPr>
              <w:spacing w:before="0" w:after="0"/>
              <w:jc w:val="left"/>
              <w:rPr>
                <w:color w:val="000000"/>
              </w:rPr>
            </w:pPr>
            <w:r>
              <w:rPr>
                <w:color w:val="000000"/>
              </w:rPr>
              <w:t>gbcit22vdws07</w:t>
            </w:r>
          </w:p>
          <w:p w14:paraId="01ECBCB4" w14:textId="77777777" w:rsidR="00983452" w:rsidRDefault="00983452" w:rsidP="00983452">
            <w:pPr>
              <w:spacing w:before="0" w:after="0"/>
              <w:jc w:val="left"/>
              <w:rPr>
                <w:color w:val="000000"/>
              </w:rPr>
            </w:pPr>
            <w:r>
              <w:rPr>
                <w:color w:val="000000"/>
              </w:rPr>
              <w:t>webservices.group</w:t>
            </w:r>
          </w:p>
          <w:p w14:paraId="72100048" w14:textId="43139821" w:rsidR="00983452" w:rsidRDefault="00983452" w:rsidP="00983452">
            <w:pPr>
              <w:spacing w:before="0" w:after="0"/>
              <w:jc w:val="left"/>
              <w:rPr>
                <w:color w:val="000000"/>
              </w:rPr>
            </w:pPr>
            <w:r w:rsidRPr="00C12DAF">
              <w:rPr>
                <w:color w:val="000000"/>
              </w:rPr>
              <w:t>10.2</w:t>
            </w:r>
            <w:r>
              <w:rPr>
                <w:color w:val="000000"/>
              </w:rPr>
              <w:t>40</w:t>
            </w:r>
            <w:r w:rsidRPr="00C12DAF">
              <w:rPr>
                <w:color w:val="000000"/>
              </w:rPr>
              <w:t>.</w:t>
            </w:r>
            <w:r>
              <w:rPr>
                <w:color w:val="000000"/>
              </w:rPr>
              <w:t>101</w:t>
            </w:r>
            <w:r w:rsidRPr="00C12DAF">
              <w:rPr>
                <w:color w:val="000000"/>
              </w:rPr>
              <w:t>.</w:t>
            </w:r>
            <w:r>
              <w:rPr>
                <w:color w:val="000000"/>
              </w:rPr>
              <w:t>69</w:t>
            </w:r>
          </w:p>
          <w:p w14:paraId="6AE7C184" w14:textId="77777777" w:rsidR="00983452" w:rsidRDefault="00983452" w:rsidP="00983452">
            <w:pPr>
              <w:spacing w:before="0" w:after="0"/>
              <w:jc w:val="left"/>
              <w:rPr>
                <w:color w:val="000000"/>
              </w:rPr>
            </w:pPr>
          </w:p>
          <w:p w14:paraId="57F7E35B" w14:textId="77777777" w:rsidR="00983452" w:rsidRDefault="00983452" w:rsidP="00983452">
            <w:pPr>
              <w:spacing w:before="0" w:after="0"/>
              <w:jc w:val="left"/>
              <w:rPr>
                <w:rFonts w:cs="Times New Roman"/>
                <w:color w:val="000000"/>
                <w:sz w:val="18"/>
                <w:szCs w:val="22"/>
              </w:rPr>
            </w:pPr>
            <w:r>
              <w:rPr>
                <w:rFonts w:cs="Times New Roman"/>
                <w:color w:val="000000"/>
                <w:sz w:val="18"/>
                <w:szCs w:val="22"/>
              </w:rPr>
              <w:lastRenderedPageBreak/>
              <w:t>Execution Server</w:t>
            </w:r>
          </w:p>
          <w:p w14:paraId="3E5B131A" w14:textId="77777777" w:rsidR="00983452" w:rsidRDefault="00983452" w:rsidP="00983452">
            <w:pPr>
              <w:spacing w:before="0" w:after="0"/>
              <w:jc w:val="left"/>
              <w:rPr>
                <w:color w:val="000000"/>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5BDA0461" w14:textId="36D86E55"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lastRenderedPageBreak/>
              <w:t xml:space="preserve">CPU: </w:t>
            </w:r>
            <w:r>
              <w:rPr>
                <w:rFonts w:cs="Times New Roman"/>
                <w:color w:val="000000"/>
                <w:sz w:val="18"/>
                <w:szCs w:val="16"/>
              </w:rPr>
              <w:t>4</w:t>
            </w:r>
            <w:r w:rsidRPr="00C61338">
              <w:rPr>
                <w:rFonts w:cs="Times New Roman"/>
                <w:color w:val="000000"/>
                <w:sz w:val="18"/>
                <w:szCs w:val="16"/>
              </w:rPr>
              <w:t xml:space="preserve"> core</w:t>
            </w:r>
            <w:r>
              <w:rPr>
                <w:rFonts w:cs="Times New Roman"/>
                <w:color w:val="000000"/>
                <w:sz w:val="18"/>
                <w:szCs w:val="16"/>
              </w:rPr>
              <w:t>s</w:t>
            </w:r>
          </w:p>
          <w:p w14:paraId="55E6F3C6"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1822DA69"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 R2</w:t>
            </w:r>
          </w:p>
          <w:p w14:paraId="0C219BB4"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1501</w:t>
            </w:r>
          </w:p>
          <w:p w14:paraId="46F8A11D" w14:textId="005F0CA8"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lastRenderedPageBreak/>
              <w:t xml:space="preserve">Storage: </w:t>
            </w:r>
            <w:r>
              <w:rPr>
                <w:rFonts w:cs="Times New Roman"/>
                <w:color w:val="000000"/>
                <w:sz w:val="18"/>
                <w:szCs w:val="16"/>
              </w:rPr>
              <w:t>50</w:t>
            </w:r>
            <w:r w:rsidRPr="00C61338">
              <w:rPr>
                <w:rFonts w:cs="Times New Roman"/>
                <w:color w:val="000000"/>
                <w:sz w:val="18"/>
                <w:szCs w:val="16"/>
              </w:rPr>
              <w:t>GB</w:t>
            </w:r>
            <w:r>
              <w:rPr>
                <w:rFonts w:cs="Times New Roman"/>
                <w:color w:val="000000"/>
                <w:sz w:val="18"/>
                <w:szCs w:val="16"/>
              </w:rPr>
              <w:t>, 100GB</w:t>
            </w:r>
          </w:p>
        </w:tc>
      </w:tr>
      <w:tr w:rsidR="00983452" w:rsidRPr="00926F86" w14:paraId="0124B70C" w14:textId="77777777" w:rsidTr="00266FF7">
        <w:trPr>
          <w:trHeight w:val="895"/>
        </w:trPr>
        <w:tc>
          <w:tcPr>
            <w:tcW w:w="1476" w:type="dxa"/>
            <w:tcBorders>
              <w:top w:val="nil"/>
              <w:left w:val="single" w:sz="8" w:space="0" w:color="auto"/>
              <w:bottom w:val="single" w:sz="4" w:space="0" w:color="auto"/>
              <w:right w:val="single" w:sz="8" w:space="0" w:color="auto"/>
            </w:tcBorders>
            <w:vAlign w:val="center"/>
          </w:tcPr>
          <w:p w14:paraId="19B304CD" w14:textId="77777777" w:rsidR="00983452" w:rsidRPr="000B70FD" w:rsidRDefault="00983452" w:rsidP="00983452">
            <w:pPr>
              <w:spacing w:before="0" w:after="0"/>
              <w:jc w:val="left"/>
              <w:rPr>
                <w:rFonts w:cs="Times New Roman"/>
                <w:color w:val="000000"/>
                <w:sz w:val="18"/>
                <w:szCs w:val="22"/>
              </w:rPr>
            </w:pPr>
          </w:p>
        </w:tc>
        <w:tc>
          <w:tcPr>
            <w:tcW w:w="1842" w:type="dxa"/>
            <w:tcBorders>
              <w:top w:val="single" w:sz="4" w:space="0" w:color="auto"/>
              <w:left w:val="single" w:sz="8" w:space="0" w:color="auto"/>
              <w:bottom w:val="single" w:sz="4" w:space="0" w:color="auto"/>
              <w:right w:val="single" w:sz="4" w:space="0" w:color="auto"/>
            </w:tcBorders>
            <w:shd w:val="clear" w:color="auto" w:fill="auto"/>
            <w:vAlign w:val="center"/>
          </w:tcPr>
          <w:p w14:paraId="4B922869" w14:textId="4F2B8774" w:rsidR="00983452" w:rsidRDefault="00983452" w:rsidP="00983452">
            <w:pPr>
              <w:spacing w:before="0" w:after="0"/>
              <w:jc w:val="left"/>
              <w:rPr>
                <w:color w:val="000000"/>
              </w:rPr>
            </w:pPr>
            <w:r>
              <w:rPr>
                <w:color w:val="000000"/>
              </w:rPr>
              <w:t>gbcit22vtws02</w:t>
            </w:r>
          </w:p>
          <w:p w14:paraId="4C16F56E" w14:textId="469D6DFF" w:rsidR="00983452" w:rsidRDefault="00983452" w:rsidP="00983452">
            <w:pPr>
              <w:spacing w:before="0" w:after="0"/>
              <w:jc w:val="left"/>
              <w:rPr>
                <w:color w:val="000000"/>
              </w:rPr>
            </w:pPr>
            <w:r>
              <w:rPr>
                <w:color w:val="000000"/>
              </w:rPr>
              <w:t>webservices.group</w:t>
            </w:r>
          </w:p>
          <w:p w14:paraId="6BC279D9" w14:textId="532987C3" w:rsidR="00983452" w:rsidRDefault="00983452" w:rsidP="00983452">
            <w:pPr>
              <w:spacing w:before="0" w:after="0"/>
              <w:jc w:val="left"/>
              <w:rPr>
                <w:color w:val="000000"/>
              </w:rPr>
            </w:pPr>
            <w:r w:rsidRPr="00C12DAF">
              <w:rPr>
                <w:color w:val="000000"/>
              </w:rPr>
              <w:t>10.2</w:t>
            </w:r>
            <w:r>
              <w:rPr>
                <w:color w:val="000000"/>
              </w:rPr>
              <w:t>40</w:t>
            </w:r>
            <w:r w:rsidRPr="00C12DAF">
              <w:rPr>
                <w:color w:val="000000"/>
              </w:rPr>
              <w:t>.</w:t>
            </w:r>
            <w:r>
              <w:rPr>
                <w:color w:val="000000"/>
              </w:rPr>
              <w:t>101</w:t>
            </w:r>
            <w:r w:rsidRPr="00C12DAF">
              <w:rPr>
                <w:color w:val="000000"/>
              </w:rPr>
              <w:t>.</w:t>
            </w:r>
            <w:r>
              <w:rPr>
                <w:color w:val="000000"/>
              </w:rPr>
              <w:t>41</w:t>
            </w:r>
          </w:p>
          <w:p w14:paraId="7B4A246B" w14:textId="77777777" w:rsidR="00AF34B2" w:rsidRDefault="00AF34B2" w:rsidP="00983452">
            <w:pPr>
              <w:spacing w:before="0" w:after="0"/>
              <w:jc w:val="left"/>
              <w:rPr>
                <w:color w:val="000000"/>
              </w:rPr>
            </w:pPr>
          </w:p>
          <w:p w14:paraId="3266FC80" w14:textId="77777777" w:rsidR="00983452" w:rsidRDefault="00983452" w:rsidP="00983452">
            <w:pPr>
              <w:spacing w:before="0" w:after="0"/>
              <w:jc w:val="left"/>
              <w:rPr>
                <w:color w:val="000000"/>
                <w:sz w:val="18"/>
              </w:rPr>
            </w:pPr>
            <w:r w:rsidRPr="00266FF7">
              <w:rPr>
                <w:color w:val="000000"/>
                <w:sz w:val="18"/>
              </w:rPr>
              <w:t>RCT Web Server</w:t>
            </w:r>
          </w:p>
          <w:p w14:paraId="03CBE1C0" w14:textId="1EC97A56" w:rsidR="00983452" w:rsidRPr="00266FF7" w:rsidRDefault="00983452" w:rsidP="00983452">
            <w:pPr>
              <w:spacing w:before="0" w:after="0"/>
              <w:jc w:val="left"/>
              <w:rPr>
                <w:color w:val="000000"/>
                <w:sz w:val="18"/>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30357045" w14:textId="0E5A3CBA"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w:t>
            </w:r>
            <w:r>
              <w:rPr>
                <w:rFonts w:cs="Times New Roman"/>
                <w:color w:val="000000"/>
                <w:sz w:val="18"/>
                <w:szCs w:val="16"/>
              </w:rPr>
              <w:t>s</w:t>
            </w:r>
          </w:p>
          <w:p w14:paraId="0D20D705" w14:textId="48BFD9CA"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16</w:t>
            </w:r>
            <w:r w:rsidRPr="00C61338">
              <w:rPr>
                <w:rFonts w:cs="Times New Roman"/>
                <w:color w:val="000000"/>
                <w:sz w:val="18"/>
                <w:szCs w:val="16"/>
              </w:rPr>
              <w:t>GB</w:t>
            </w:r>
          </w:p>
          <w:p w14:paraId="3FE59287"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 R2</w:t>
            </w:r>
          </w:p>
          <w:p w14:paraId="65330D9C" w14:textId="699BF45E"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1501</w:t>
            </w:r>
          </w:p>
          <w:p w14:paraId="3FA03BD9" w14:textId="67704208" w:rsidR="00983452" w:rsidRPr="00F51672"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Storage: </w:t>
            </w:r>
            <w:r>
              <w:rPr>
                <w:rFonts w:cs="Times New Roman"/>
                <w:color w:val="000000"/>
                <w:sz w:val="18"/>
                <w:szCs w:val="16"/>
              </w:rPr>
              <w:t>60GB, 120GB</w:t>
            </w:r>
          </w:p>
        </w:tc>
      </w:tr>
      <w:tr w:rsidR="00983452" w:rsidRPr="00926F86" w14:paraId="185199DC" w14:textId="77777777" w:rsidTr="00266FF7">
        <w:trPr>
          <w:trHeight w:val="895"/>
        </w:trPr>
        <w:tc>
          <w:tcPr>
            <w:tcW w:w="1476" w:type="dxa"/>
            <w:tcBorders>
              <w:left w:val="single" w:sz="4" w:space="0" w:color="auto"/>
              <w:right w:val="single" w:sz="4" w:space="0" w:color="auto"/>
            </w:tcBorders>
            <w:vAlign w:val="center"/>
          </w:tcPr>
          <w:p w14:paraId="3FB75CEB" w14:textId="77777777" w:rsidR="00983452" w:rsidRPr="002D56E8" w:rsidRDefault="00983452" w:rsidP="00983452">
            <w:pPr>
              <w:spacing w:before="0" w:after="0"/>
              <w:jc w:val="left"/>
              <w:rPr>
                <w:rFonts w:cs="Times New Roman"/>
                <w:b/>
                <w:color w:val="000000"/>
                <w:sz w:val="18"/>
                <w:szCs w:val="22"/>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6772FAFB" w14:textId="2962DF52" w:rsidR="008C0B08" w:rsidRDefault="008C0B08" w:rsidP="008C0B08">
            <w:pPr>
              <w:spacing w:before="0" w:after="0"/>
              <w:jc w:val="left"/>
              <w:rPr>
                <w:color w:val="000000"/>
              </w:rPr>
            </w:pPr>
            <w:r>
              <w:rPr>
                <w:color w:val="000000"/>
              </w:rPr>
              <w:t>lhdvoy09v</w:t>
            </w:r>
          </w:p>
          <w:p w14:paraId="41136EF0" w14:textId="77777777" w:rsidR="008C0B08" w:rsidRDefault="008C0B08" w:rsidP="008C0B08">
            <w:pPr>
              <w:spacing w:before="0" w:after="0"/>
              <w:jc w:val="left"/>
              <w:rPr>
                <w:color w:val="000000"/>
              </w:rPr>
            </w:pPr>
            <w:r>
              <w:rPr>
                <w:color w:val="000000"/>
              </w:rPr>
              <w:t>webservices.group</w:t>
            </w:r>
          </w:p>
          <w:p w14:paraId="2193BB6A" w14:textId="080B3639" w:rsidR="008C0B08" w:rsidRDefault="008C0B08" w:rsidP="008C0B08">
            <w:pPr>
              <w:spacing w:before="0" w:after="0"/>
              <w:jc w:val="left"/>
              <w:rPr>
                <w:color w:val="000000"/>
              </w:rPr>
            </w:pPr>
            <w:r w:rsidRPr="00C12DAF">
              <w:rPr>
                <w:color w:val="000000"/>
              </w:rPr>
              <w:t>10.254.94.22</w:t>
            </w:r>
            <w:r>
              <w:rPr>
                <w:color w:val="000000"/>
              </w:rPr>
              <w:t>8</w:t>
            </w:r>
          </w:p>
          <w:p w14:paraId="46E1BC02" w14:textId="77777777" w:rsidR="00AF34B2" w:rsidRDefault="00AF34B2" w:rsidP="00983452">
            <w:pPr>
              <w:spacing w:before="0" w:after="0"/>
              <w:jc w:val="left"/>
              <w:rPr>
                <w:rFonts w:cs="Times New Roman"/>
                <w:color w:val="000000"/>
                <w:sz w:val="18"/>
                <w:szCs w:val="22"/>
              </w:rPr>
            </w:pPr>
          </w:p>
          <w:p w14:paraId="02533780" w14:textId="3CFCBCBF" w:rsidR="00983452" w:rsidRDefault="008C0B08" w:rsidP="00983452">
            <w:pPr>
              <w:spacing w:before="0" w:after="0"/>
              <w:jc w:val="left"/>
              <w:rPr>
                <w:rFonts w:cs="Times New Roman"/>
                <w:color w:val="000000"/>
                <w:sz w:val="18"/>
                <w:szCs w:val="22"/>
              </w:rPr>
            </w:pPr>
            <w:r>
              <w:rPr>
                <w:rFonts w:cs="Times New Roman"/>
                <w:color w:val="000000"/>
                <w:sz w:val="18"/>
                <w:szCs w:val="22"/>
              </w:rPr>
              <w:t>ICM Web Server</w:t>
            </w:r>
          </w:p>
          <w:p w14:paraId="7874781D" w14:textId="77777777" w:rsidR="00983452" w:rsidRDefault="00983452" w:rsidP="00983452">
            <w:pPr>
              <w:spacing w:before="0" w:after="0"/>
              <w:jc w:val="left"/>
              <w:rPr>
                <w:color w:val="000000"/>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4D84E5D1"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CPU: 2 cores</w:t>
            </w:r>
          </w:p>
          <w:p w14:paraId="7E71653B" w14:textId="49AE8276"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Memory: </w:t>
            </w:r>
            <w:r w:rsidR="008C0B08">
              <w:rPr>
                <w:rFonts w:cs="Times New Roman"/>
                <w:color w:val="000000"/>
                <w:sz w:val="18"/>
                <w:szCs w:val="16"/>
              </w:rPr>
              <w:t>8</w:t>
            </w:r>
            <w:r w:rsidRPr="00C61338">
              <w:rPr>
                <w:rFonts w:cs="Times New Roman"/>
                <w:color w:val="000000"/>
                <w:sz w:val="18"/>
                <w:szCs w:val="16"/>
              </w:rPr>
              <w:t>GB</w:t>
            </w:r>
          </w:p>
          <w:p w14:paraId="5F458543" w14:textId="77777777"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Operating System: RHEL 7.5</w:t>
            </w:r>
          </w:p>
          <w:p w14:paraId="09164CDC" w14:textId="561406FA"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VLAN: </w:t>
            </w:r>
            <w:r w:rsidR="008C0B08">
              <w:rPr>
                <w:rFonts w:cs="Times New Roman"/>
                <w:color w:val="000000"/>
                <w:sz w:val="18"/>
                <w:szCs w:val="16"/>
              </w:rPr>
              <w:t>494</w:t>
            </w:r>
          </w:p>
          <w:p w14:paraId="2730DB16" w14:textId="71324DDF" w:rsidR="00983452" w:rsidRPr="00C61338" w:rsidRDefault="00983452" w:rsidP="00983452">
            <w:pPr>
              <w:spacing w:before="0" w:after="0"/>
              <w:jc w:val="left"/>
              <w:rPr>
                <w:rFonts w:cs="Times New Roman"/>
                <w:color w:val="000000"/>
                <w:sz w:val="18"/>
                <w:szCs w:val="16"/>
              </w:rPr>
            </w:pPr>
            <w:r w:rsidRPr="00C61338">
              <w:rPr>
                <w:rFonts w:cs="Times New Roman"/>
                <w:color w:val="000000"/>
                <w:sz w:val="18"/>
                <w:szCs w:val="16"/>
              </w:rPr>
              <w:t xml:space="preserve">Storage: </w:t>
            </w:r>
            <w:r w:rsidR="008C0B08">
              <w:rPr>
                <w:rFonts w:cs="Times New Roman"/>
                <w:color w:val="000000"/>
                <w:sz w:val="18"/>
                <w:szCs w:val="16"/>
              </w:rPr>
              <w:t>36GB (root), 12GB</w:t>
            </w:r>
          </w:p>
        </w:tc>
      </w:tr>
      <w:tr w:rsidR="008C0B08" w:rsidRPr="00926F86" w14:paraId="2D31AFA1" w14:textId="77777777" w:rsidTr="00983452">
        <w:trPr>
          <w:trHeight w:val="895"/>
        </w:trPr>
        <w:tc>
          <w:tcPr>
            <w:tcW w:w="1476" w:type="dxa"/>
            <w:tcBorders>
              <w:left w:val="single" w:sz="4" w:space="0" w:color="auto"/>
              <w:right w:val="single" w:sz="4" w:space="0" w:color="auto"/>
            </w:tcBorders>
            <w:vAlign w:val="center"/>
          </w:tcPr>
          <w:p w14:paraId="32DCE2D7" w14:textId="77777777" w:rsidR="00AF34B2" w:rsidRDefault="00AF34B2" w:rsidP="00AF34B2">
            <w:pPr>
              <w:spacing w:before="0" w:after="0"/>
              <w:jc w:val="left"/>
              <w:rPr>
                <w:rFonts w:cs="Times New Roman"/>
                <w:b/>
                <w:color w:val="000000"/>
                <w:sz w:val="18"/>
                <w:szCs w:val="22"/>
              </w:rPr>
            </w:pPr>
            <w:r>
              <w:rPr>
                <w:rFonts w:cs="Times New Roman"/>
                <w:b/>
                <w:color w:val="000000"/>
                <w:sz w:val="18"/>
                <w:szCs w:val="22"/>
              </w:rPr>
              <w:t>Test</w:t>
            </w:r>
          </w:p>
          <w:p w14:paraId="3730B021" w14:textId="5EF72679" w:rsidR="008C0B08" w:rsidRPr="002D56E8" w:rsidRDefault="00AF34B2" w:rsidP="00AF34B2">
            <w:pPr>
              <w:spacing w:before="0" w:after="0"/>
              <w:jc w:val="left"/>
              <w:rPr>
                <w:rFonts w:cs="Times New Roman"/>
                <w:b/>
                <w:color w:val="000000"/>
                <w:sz w:val="18"/>
                <w:szCs w:val="22"/>
              </w:rPr>
            </w:pPr>
            <w:r>
              <w:rPr>
                <w:rFonts w:cs="Times New Roman"/>
                <w:b/>
                <w:color w:val="000000"/>
                <w:sz w:val="18"/>
                <w:szCs w:val="22"/>
              </w:rPr>
              <w:t>Environment 3</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5401FA7B" w14:textId="52A1C0F4" w:rsidR="008C0B08" w:rsidRDefault="008C0B08" w:rsidP="008C0B08">
            <w:pPr>
              <w:spacing w:before="0" w:after="0"/>
              <w:jc w:val="left"/>
              <w:rPr>
                <w:color w:val="000000"/>
              </w:rPr>
            </w:pPr>
            <w:r>
              <w:rPr>
                <w:color w:val="000000"/>
              </w:rPr>
              <w:t>lhdvoy10v</w:t>
            </w:r>
          </w:p>
          <w:p w14:paraId="6AF312CD" w14:textId="77777777" w:rsidR="008C0B08" w:rsidRDefault="008C0B08" w:rsidP="008C0B08">
            <w:pPr>
              <w:spacing w:before="0" w:after="0"/>
              <w:jc w:val="left"/>
              <w:rPr>
                <w:color w:val="000000"/>
              </w:rPr>
            </w:pPr>
            <w:r>
              <w:rPr>
                <w:color w:val="000000"/>
              </w:rPr>
              <w:t>webservices.group</w:t>
            </w:r>
          </w:p>
          <w:p w14:paraId="0A2545AD" w14:textId="4FB2E3F4" w:rsidR="008C0B08" w:rsidRDefault="008C0B08" w:rsidP="008C0B08">
            <w:pPr>
              <w:spacing w:before="0" w:after="0"/>
              <w:jc w:val="left"/>
              <w:rPr>
                <w:color w:val="000000"/>
              </w:rPr>
            </w:pPr>
            <w:r w:rsidRPr="00C12DAF">
              <w:rPr>
                <w:color w:val="000000"/>
              </w:rPr>
              <w:t>10.254.94.22</w:t>
            </w:r>
            <w:r>
              <w:rPr>
                <w:color w:val="000000"/>
              </w:rPr>
              <w:t>9</w:t>
            </w:r>
          </w:p>
          <w:p w14:paraId="52EEB36C" w14:textId="77777777" w:rsidR="008C0B08" w:rsidRDefault="008C0B08" w:rsidP="008C0B08">
            <w:pPr>
              <w:spacing w:before="0" w:after="0"/>
              <w:jc w:val="left"/>
              <w:rPr>
                <w:color w:val="000000"/>
              </w:rPr>
            </w:pPr>
          </w:p>
          <w:p w14:paraId="2A660B34" w14:textId="44B4D47B" w:rsidR="008C0B08" w:rsidRDefault="007566EE" w:rsidP="008C0B08">
            <w:pPr>
              <w:spacing w:before="0" w:after="0"/>
              <w:jc w:val="left"/>
              <w:rPr>
                <w:rFonts w:cs="Times New Roman"/>
                <w:color w:val="000000"/>
                <w:sz w:val="18"/>
                <w:szCs w:val="22"/>
              </w:rPr>
            </w:pPr>
            <w:r>
              <w:rPr>
                <w:rFonts w:cs="Times New Roman"/>
                <w:color w:val="000000"/>
                <w:sz w:val="18"/>
                <w:szCs w:val="22"/>
              </w:rPr>
              <w:t xml:space="preserve">RSG </w:t>
            </w:r>
            <w:r w:rsidR="00CF2A75" w:rsidRPr="00CF2A75">
              <w:rPr>
                <w:rFonts w:cs="Times New Roman"/>
                <w:color w:val="000000"/>
                <w:sz w:val="18"/>
                <w:szCs w:val="22"/>
              </w:rPr>
              <w:t>Instructions Files</w:t>
            </w:r>
            <w:r w:rsidR="00CF2A75" w:rsidRPr="00CF2A75" w:rsidDel="007566EE">
              <w:rPr>
                <w:rFonts w:cs="Times New Roman"/>
                <w:color w:val="000000"/>
                <w:sz w:val="18"/>
                <w:szCs w:val="22"/>
              </w:rPr>
              <w:t xml:space="preserve"> </w:t>
            </w:r>
            <w:r w:rsidR="008C0B08">
              <w:rPr>
                <w:rFonts w:cs="Times New Roman"/>
                <w:color w:val="000000"/>
                <w:sz w:val="18"/>
                <w:szCs w:val="22"/>
              </w:rPr>
              <w:t>Swimlane</w:t>
            </w:r>
          </w:p>
          <w:p w14:paraId="61E1A7BF" w14:textId="77777777" w:rsidR="008C0B08" w:rsidRDefault="008C0B08" w:rsidP="008C0B08">
            <w:pPr>
              <w:spacing w:before="0" w:after="0"/>
              <w:jc w:val="left"/>
              <w:rPr>
                <w:color w:val="000000"/>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27C8A2FB" w14:textId="77777777" w:rsidR="008C0B08" w:rsidRPr="00C61338" w:rsidRDefault="008C0B08" w:rsidP="008C0B08">
            <w:pPr>
              <w:spacing w:before="0" w:after="0"/>
              <w:jc w:val="left"/>
              <w:rPr>
                <w:rFonts w:cs="Times New Roman"/>
                <w:color w:val="000000"/>
                <w:sz w:val="18"/>
                <w:szCs w:val="16"/>
              </w:rPr>
            </w:pPr>
            <w:r w:rsidRPr="00C61338">
              <w:rPr>
                <w:rFonts w:cs="Times New Roman"/>
                <w:color w:val="000000"/>
                <w:sz w:val="18"/>
                <w:szCs w:val="16"/>
              </w:rPr>
              <w:t>CPU: 2 cores</w:t>
            </w:r>
          </w:p>
          <w:p w14:paraId="57214FE6" w14:textId="77777777" w:rsidR="008C0B08" w:rsidRPr="00C61338" w:rsidRDefault="008C0B08" w:rsidP="008C0B08">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32</w:t>
            </w:r>
            <w:r w:rsidRPr="00C61338">
              <w:rPr>
                <w:rFonts w:cs="Times New Roman"/>
                <w:color w:val="000000"/>
                <w:sz w:val="18"/>
                <w:szCs w:val="16"/>
              </w:rPr>
              <w:t>GB</w:t>
            </w:r>
          </w:p>
          <w:p w14:paraId="340306CB" w14:textId="77777777" w:rsidR="008C0B08" w:rsidRPr="00C61338" w:rsidRDefault="008C0B08" w:rsidP="008C0B08">
            <w:pPr>
              <w:spacing w:before="0" w:after="0"/>
              <w:jc w:val="left"/>
              <w:rPr>
                <w:rFonts w:cs="Times New Roman"/>
                <w:color w:val="000000"/>
                <w:sz w:val="18"/>
                <w:szCs w:val="16"/>
              </w:rPr>
            </w:pPr>
            <w:r w:rsidRPr="00C61338">
              <w:rPr>
                <w:rFonts w:cs="Times New Roman"/>
                <w:color w:val="000000"/>
                <w:sz w:val="18"/>
                <w:szCs w:val="16"/>
              </w:rPr>
              <w:t>Operating System: RHEL 7.5</w:t>
            </w:r>
          </w:p>
          <w:p w14:paraId="73286439" w14:textId="77777777" w:rsidR="008C0B08" w:rsidRPr="00C61338" w:rsidRDefault="008C0B08" w:rsidP="008C0B08">
            <w:pPr>
              <w:spacing w:before="0" w:after="0"/>
              <w:jc w:val="left"/>
              <w:rPr>
                <w:rFonts w:cs="Times New Roman"/>
                <w:color w:val="000000"/>
                <w:sz w:val="18"/>
                <w:szCs w:val="16"/>
              </w:rPr>
            </w:pPr>
            <w:r w:rsidRPr="00C61338">
              <w:rPr>
                <w:rFonts w:cs="Times New Roman"/>
                <w:color w:val="000000"/>
                <w:sz w:val="18"/>
                <w:szCs w:val="16"/>
              </w:rPr>
              <w:t>VLAN: 494</w:t>
            </w:r>
          </w:p>
          <w:p w14:paraId="28ED2859" w14:textId="16A5D71C" w:rsidR="008C0B08" w:rsidRPr="00C61338" w:rsidRDefault="008C0B08" w:rsidP="008C0B08">
            <w:pPr>
              <w:spacing w:before="0" w:after="0"/>
              <w:jc w:val="left"/>
              <w:rPr>
                <w:rFonts w:cs="Times New Roman"/>
                <w:color w:val="000000"/>
                <w:sz w:val="18"/>
                <w:szCs w:val="16"/>
              </w:rPr>
            </w:pPr>
            <w:r w:rsidRPr="00C61338">
              <w:rPr>
                <w:rFonts w:cs="Times New Roman"/>
                <w:color w:val="000000"/>
                <w:sz w:val="18"/>
                <w:szCs w:val="16"/>
              </w:rPr>
              <w:t>Storage: 3</w:t>
            </w:r>
            <w:r>
              <w:rPr>
                <w:rFonts w:cs="Times New Roman"/>
                <w:color w:val="000000"/>
                <w:sz w:val="18"/>
                <w:szCs w:val="16"/>
              </w:rPr>
              <w:t>6</w:t>
            </w:r>
            <w:r w:rsidRPr="00C61338">
              <w:rPr>
                <w:rFonts w:cs="Times New Roman"/>
                <w:color w:val="000000"/>
                <w:sz w:val="18"/>
                <w:szCs w:val="16"/>
              </w:rPr>
              <w:t>GB (root)</w:t>
            </w:r>
            <w:r>
              <w:rPr>
                <w:rFonts w:cs="Times New Roman"/>
                <w:color w:val="000000"/>
                <w:sz w:val="18"/>
                <w:szCs w:val="16"/>
              </w:rPr>
              <w:t>, 12GB</w:t>
            </w:r>
          </w:p>
        </w:tc>
      </w:tr>
      <w:tr w:rsidR="00DB6FA1" w:rsidRPr="00926F86" w14:paraId="7BE8CC8B" w14:textId="77777777" w:rsidTr="00266FF7">
        <w:trPr>
          <w:trHeight w:val="895"/>
        </w:trPr>
        <w:tc>
          <w:tcPr>
            <w:tcW w:w="1476" w:type="dxa"/>
            <w:tcBorders>
              <w:left w:val="single" w:sz="4" w:space="0" w:color="auto"/>
              <w:right w:val="single" w:sz="4" w:space="0" w:color="auto"/>
            </w:tcBorders>
            <w:vAlign w:val="center"/>
          </w:tcPr>
          <w:p w14:paraId="6CD4FEBA" w14:textId="77777777" w:rsidR="00DB6FA1" w:rsidRPr="002D56E8" w:rsidRDefault="00DB6FA1" w:rsidP="00DB6FA1">
            <w:pPr>
              <w:spacing w:before="0" w:after="0"/>
              <w:jc w:val="left"/>
              <w:rPr>
                <w:rFonts w:cs="Times New Roman"/>
                <w:b/>
                <w:color w:val="000000"/>
                <w:sz w:val="18"/>
                <w:szCs w:val="22"/>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01E0F28A" w14:textId="71B068E4" w:rsidR="00DB6FA1" w:rsidRDefault="00DB6FA1" w:rsidP="00DB6FA1">
            <w:pPr>
              <w:spacing w:before="0" w:after="0"/>
              <w:jc w:val="left"/>
              <w:rPr>
                <w:color w:val="000000"/>
              </w:rPr>
            </w:pPr>
            <w:r>
              <w:rPr>
                <w:color w:val="000000"/>
              </w:rPr>
              <w:t>lhdvoy14v</w:t>
            </w:r>
          </w:p>
          <w:p w14:paraId="2DC5373B" w14:textId="77777777" w:rsidR="00DB6FA1" w:rsidRDefault="00DB6FA1" w:rsidP="00DB6FA1">
            <w:pPr>
              <w:spacing w:before="0" w:after="0"/>
              <w:jc w:val="left"/>
              <w:rPr>
                <w:color w:val="000000"/>
              </w:rPr>
            </w:pPr>
            <w:r>
              <w:rPr>
                <w:color w:val="000000"/>
              </w:rPr>
              <w:t>webservices.group</w:t>
            </w:r>
          </w:p>
          <w:p w14:paraId="01E49487" w14:textId="13639116" w:rsidR="00DB6FA1" w:rsidRDefault="00DB6FA1" w:rsidP="00DB6FA1">
            <w:pPr>
              <w:spacing w:before="0" w:after="0"/>
              <w:jc w:val="left"/>
              <w:rPr>
                <w:color w:val="000000"/>
              </w:rPr>
            </w:pPr>
            <w:r w:rsidRPr="00FF6147">
              <w:rPr>
                <w:color w:val="000000"/>
              </w:rPr>
              <w:t>10.254.94.23</w:t>
            </w:r>
            <w:r>
              <w:rPr>
                <w:color w:val="000000"/>
              </w:rPr>
              <w:t>4</w:t>
            </w:r>
          </w:p>
          <w:p w14:paraId="3922AB1A" w14:textId="77777777" w:rsidR="00DB6FA1" w:rsidRDefault="00DB6FA1" w:rsidP="00DB6FA1">
            <w:pPr>
              <w:spacing w:before="0" w:after="0"/>
              <w:jc w:val="left"/>
              <w:rPr>
                <w:rFonts w:cs="Times New Roman"/>
                <w:color w:val="000000"/>
                <w:sz w:val="18"/>
                <w:szCs w:val="22"/>
              </w:rPr>
            </w:pPr>
          </w:p>
          <w:p w14:paraId="020AD6CC" w14:textId="77777777" w:rsidR="00DB6FA1" w:rsidRDefault="00DB6FA1" w:rsidP="00DB6FA1">
            <w:pPr>
              <w:spacing w:before="0" w:after="0"/>
              <w:jc w:val="left"/>
              <w:rPr>
                <w:rFonts w:cs="Times New Roman"/>
                <w:color w:val="000000"/>
                <w:sz w:val="18"/>
                <w:szCs w:val="22"/>
              </w:rPr>
            </w:pPr>
            <w:r>
              <w:rPr>
                <w:rFonts w:cs="Times New Roman"/>
                <w:color w:val="000000"/>
                <w:sz w:val="18"/>
                <w:szCs w:val="22"/>
              </w:rPr>
              <w:t>Post Processing Swimlane</w:t>
            </w:r>
          </w:p>
          <w:p w14:paraId="423D1CA2" w14:textId="77777777" w:rsidR="00DB6FA1" w:rsidRDefault="00DB6FA1" w:rsidP="00DB6FA1">
            <w:pPr>
              <w:spacing w:before="0" w:after="0"/>
              <w:jc w:val="left"/>
              <w:rPr>
                <w:color w:val="000000"/>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125EC241" w14:textId="77777777" w:rsidR="00DB6FA1" w:rsidRPr="00C61338" w:rsidRDefault="00DB6FA1" w:rsidP="00DB6FA1">
            <w:pPr>
              <w:spacing w:before="0" w:after="0"/>
              <w:jc w:val="left"/>
              <w:rPr>
                <w:rFonts w:cs="Times New Roman"/>
                <w:color w:val="000000"/>
                <w:sz w:val="18"/>
                <w:szCs w:val="16"/>
              </w:rPr>
            </w:pPr>
            <w:r w:rsidRPr="00C61338">
              <w:rPr>
                <w:rFonts w:cs="Times New Roman"/>
                <w:color w:val="000000"/>
                <w:sz w:val="18"/>
                <w:szCs w:val="16"/>
              </w:rPr>
              <w:t>CPU: 2 cores</w:t>
            </w:r>
          </w:p>
          <w:p w14:paraId="584EEC36" w14:textId="77777777" w:rsidR="00DB6FA1" w:rsidRPr="00C61338" w:rsidRDefault="00DB6FA1" w:rsidP="00DB6FA1">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12</w:t>
            </w:r>
            <w:r w:rsidRPr="00C61338">
              <w:rPr>
                <w:rFonts w:cs="Times New Roman"/>
                <w:color w:val="000000"/>
                <w:sz w:val="18"/>
                <w:szCs w:val="16"/>
              </w:rPr>
              <w:t>GB</w:t>
            </w:r>
          </w:p>
          <w:p w14:paraId="66C8C116" w14:textId="77777777" w:rsidR="00DB6FA1" w:rsidRPr="00C61338" w:rsidRDefault="00DB6FA1" w:rsidP="00DB6FA1">
            <w:pPr>
              <w:spacing w:before="0" w:after="0"/>
              <w:jc w:val="left"/>
              <w:rPr>
                <w:rFonts w:cs="Times New Roman"/>
                <w:color w:val="000000"/>
                <w:sz w:val="18"/>
                <w:szCs w:val="16"/>
              </w:rPr>
            </w:pPr>
            <w:r w:rsidRPr="00C61338">
              <w:rPr>
                <w:rFonts w:cs="Times New Roman"/>
                <w:color w:val="000000"/>
                <w:sz w:val="18"/>
                <w:szCs w:val="16"/>
              </w:rPr>
              <w:t>Operating System: RHEL 7.5</w:t>
            </w:r>
          </w:p>
          <w:p w14:paraId="3EA4514B" w14:textId="77777777" w:rsidR="00DB6FA1" w:rsidRPr="00C61338" w:rsidRDefault="00DB6FA1" w:rsidP="00DB6FA1">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494</w:t>
            </w:r>
          </w:p>
          <w:p w14:paraId="3D803E74" w14:textId="3846C8B3" w:rsidR="00DB6FA1" w:rsidRPr="00C61338" w:rsidRDefault="00DB6FA1" w:rsidP="00DB6FA1">
            <w:pPr>
              <w:spacing w:before="0" w:after="0"/>
              <w:jc w:val="left"/>
              <w:rPr>
                <w:rFonts w:cs="Times New Roman"/>
                <w:color w:val="000000"/>
                <w:sz w:val="18"/>
                <w:szCs w:val="16"/>
              </w:rPr>
            </w:pPr>
            <w:r w:rsidRPr="00C61338">
              <w:rPr>
                <w:rFonts w:cs="Times New Roman"/>
                <w:color w:val="000000"/>
                <w:sz w:val="18"/>
                <w:szCs w:val="16"/>
              </w:rPr>
              <w:t xml:space="preserve">Storage: </w:t>
            </w:r>
            <w:r w:rsidR="00A72EF7" w:rsidRPr="00C61338">
              <w:rPr>
                <w:rFonts w:cs="Times New Roman"/>
                <w:color w:val="000000"/>
                <w:sz w:val="18"/>
                <w:szCs w:val="16"/>
              </w:rPr>
              <w:t>3</w:t>
            </w:r>
            <w:r w:rsidR="00A72EF7">
              <w:rPr>
                <w:rFonts w:cs="Times New Roman"/>
                <w:color w:val="000000"/>
                <w:sz w:val="18"/>
                <w:szCs w:val="16"/>
              </w:rPr>
              <w:t>7</w:t>
            </w:r>
            <w:r w:rsidR="00A72EF7" w:rsidRPr="00C61338">
              <w:rPr>
                <w:rFonts w:cs="Times New Roman"/>
                <w:color w:val="000000"/>
                <w:sz w:val="18"/>
                <w:szCs w:val="16"/>
              </w:rPr>
              <w:t>GB (root)</w:t>
            </w:r>
          </w:p>
        </w:tc>
      </w:tr>
      <w:tr w:rsidR="00AF34B2" w:rsidRPr="00926F86" w14:paraId="189BA34D" w14:textId="77777777" w:rsidTr="002D56E8">
        <w:trPr>
          <w:trHeight w:val="895"/>
        </w:trPr>
        <w:tc>
          <w:tcPr>
            <w:tcW w:w="1476" w:type="dxa"/>
            <w:tcBorders>
              <w:left w:val="single" w:sz="4" w:space="0" w:color="auto"/>
              <w:bottom w:val="single" w:sz="4" w:space="0" w:color="auto"/>
              <w:right w:val="single" w:sz="4" w:space="0" w:color="auto"/>
            </w:tcBorders>
            <w:vAlign w:val="center"/>
          </w:tcPr>
          <w:p w14:paraId="2BAEB2E5" w14:textId="77777777" w:rsidR="00AF34B2" w:rsidRPr="002D56E8" w:rsidRDefault="00AF34B2" w:rsidP="00AF34B2">
            <w:pPr>
              <w:spacing w:before="0" w:after="0"/>
              <w:jc w:val="left"/>
              <w:rPr>
                <w:rFonts w:cs="Times New Roman"/>
                <w:b/>
                <w:color w:val="000000"/>
                <w:sz w:val="18"/>
                <w:szCs w:val="22"/>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38384C98" w14:textId="77777777" w:rsidR="00AF34B2" w:rsidRDefault="00AF34B2" w:rsidP="00AF34B2">
            <w:pPr>
              <w:spacing w:before="0" w:after="0"/>
              <w:jc w:val="left"/>
              <w:rPr>
                <w:color w:val="000000"/>
              </w:rPr>
            </w:pPr>
            <w:r>
              <w:rPr>
                <w:color w:val="000000"/>
              </w:rPr>
              <w:t>gbcit22vdws06</w:t>
            </w:r>
          </w:p>
          <w:p w14:paraId="62DF22D5" w14:textId="77777777" w:rsidR="00AF34B2" w:rsidRDefault="00AF34B2" w:rsidP="00AF34B2">
            <w:pPr>
              <w:spacing w:before="0" w:after="0"/>
              <w:jc w:val="left"/>
              <w:rPr>
                <w:color w:val="000000"/>
              </w:rPr>
            </w:pPr>
            <w:r>
              <w:rPr>
                <w:color w:val="000000"/>
              </w:rPr>
              <w:t>webservices.group</w:t>
            </w:r>
          </w:p>
          <w:p w14:paraId="25482763" w14:textId="77777777" w:rsidR="00AF34B2" w:rsidRDefault="00AF34B2" w:rsidP="00AF34B2">
            <w:pPr>
              <w:spacing w:before="0" w:after="0"/>
              <w:jc w:val="left"/>
              <w:rPr>
                <w:color w:val="000000"/>
              </w:rPr>
            </w:pPr>
            <w:r w:rsidRPr="00C12DAF">
              <w:rPr>
                <w:color w:val="000000"/>
              </w:rPr>
              <w:t>10.2</w:t>
            </w:r>
            <w:r>
              <w:rPr>
                <w:color w:val="000000"/>
              </w:rPr>
              <w:t>40</w:t>
            </w:r>
            <w:r w:rsidRPr="00C12DAF">
              <w:rPr>
                <w:color w:val="000000"/>
              </w:rPr>
              <w:t>.</w:t>
            </w:r>
            <w:r>
              <w:rPr>
                <w:color w:val="000000"/>
              </w:rPr>
              <w:t>101</w:t>
            </w:r>
            <w:r w:rsidRPr="00C12DAF">
              <w:rPr>
                <w:color w:val="000000"/>
              </w:rPr>
              <w:t>.</w:t>
            </w:r>
            <w:r>
              <w:rPr>
                <w:color w:val="000000"/>
              </w:rPr>
              <w:t>68</w:t>
            </w:r>
          </w:p>
          <w:p w14:paraId="782558DC" w14:textId="77777777" w:rsidR="00AF34B2" w:rsidRDefault="00AF34B2" w:rsidP="00AF34B2">
            <w:pPr>
              <w:spacing w:before="0" w:after="0"/>
              <w:jc w:val="left"/>
              <w:rPr>
                <w:rFonts w:cs="Times New Roman"/>
                <w:color w:val="000000"/>
                <w:sz w:val="18"/>
                <w:szCs w:val="22"/>
              </w:rPr>
            </w:pPr>
          </w:p>
          <w:p w14:paraId="5C1BCAEB" w14:textId="5CF683A6" w:rsidR="00AF34B2" w:rsidRDefault="00AF34B2" w:rsidP="00AF34B2">
            <w:pPr>
              <w:spacing w:before="0" w:after="0"/>
              <w:jc w:val="left"/>
              <w:rPr>
                <w:rFonts w:cs="Times New Roman"/>
                <w:color w:val="000000"/>
                <w:sz w:val="18"/>
                <w:szCs w:val="22"/>
              </w:rPr>
            </w:pPr>
            <w:r>
              <w:rPr>
                <w:rFonts w:cs="Times New Roman"/>
                <w:color w:val="000000"/>
                <w:sz w:val="18"/>
                <w:szCs w:val="22"/>
              </w:rPr>
              <w:t>Execution Server</w:t>
            </w:r>
          </w:p>
          <w:p w14:paraId="6811BA34" w14:textId="77777777" w:rsidR="00AF34B2" w:rsidRDefault="00AF34B2" w:rsidP="00AF34B2">
            <w:pPr>
              <w:spacing w:before="0" w:after="0"/>
              <w:jc w:val="left"/>
              <w:rPr>
                <w:color w:val="000000"/>
              </w:rPr>
            </w:pPr>
          </w:p>
        </w:tc>
        <w:tc>
          <w:tcPr>
            <w:tcW w:w="4777" w:type="dxa"/>
            <w:tcBorders>
              <w:top w:val="single" w:sz="4" w:space="0" w:color="auto"/>
              <w:left w:val="single" w:sz="4" w:space="0" w:color="auto"/>
              <w:bottom w:val="single" w:sz="4" w:space="0" w:color="auto"/>
              <w:right w:val="single" w:sz="4" w:space="0" w:color="auto"/>
            </w:tcBorders>
            <w:shd w:val="clear" w:color="auto" w:fill="auto"/>
            <w:vAlign w:val="center"/>
          </w:tcPr>
          <w:p w14:paraId="31447DED" w14:textId="77777777" w:rsidR="00AF34B2" w:rsidRPr="00C61338" w:rsidRDefault="00AF34B2" w:rsidP="00AF34B2">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w:t>
            </w:r>
            <w:r>
              <w:rPr>
                <w:rFonts w:cs="Times New Roman"/>
                <w:color w:val="000000"/>
                <w:sz w:val="18"/>
                <w:szCs w:val="16"/>
              </w:rPr>
              <w:t>s</w:t>
            </w:r>
          </w:p>
          <w:p w14:paraId="2B9FBDCC" w14:textId="77777777" w:rsidR="00AF34B2" w:rsidRPr="00C61338" w:rsidRDefault="00AF34B2" w:rsidP="00AF34B2">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2A4106A4" w14:textId="77777777" w:rsidR="00AF34B2" w:rsidRPr="00C61338" w:rsidRDefault="00AF34B2" w:rsidP="00AF34B2">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 R2</w:t>
            </w:r>
          </w:p>
          <w:p w14:paraId="1BA878A7" w14:textId="77777777" w:rsidR="00AF34B2" w:rsidRPr="00C61338" w:rsidRDefault="00AF34B2" w:rsidP="00AF34B2">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1501</w:t>
            </w:r>
          </w:p>
          <w:p w14:paraId="0B2153E1" w14:textId="2929658D" w:rsidR="00AF34B2" w:rsidRPr="00C61338" w:rsidRDefault="00AF34B2" w:rsidP="00AF34B2">
            <w:pPr>
              <w:spacing w:before="0" w:after="0"/>
              <w:jc w:val="left"/>
              <w:rPr>
                <w:rFonts w:cs="Times New Roman"/>
                <w:color w:val="000000"/>
                <w:sz w:val="18"/>
                <w:szCs w:val="16"/>
              </w:rPr>
            </w:pPr>
            <w:r w:rsidRPr="00C61338">
              <w:rPr>
                <w:rFonts w:cs="Times New Roman"/>
                <w:color w:val="000000"/>
                <w:sz w:val="18"/>
                <w:szCs w:val="16"/>
              </w:rPr>
              <w:t xml:space="preserve">Storage: </w:t>
            </w:r>
            <w:r>
              <w:rPr>
                <w:rFonts w:cs="Times New Roman"/>
                <w:color w:val="000000"/>
                <w:sz w:val="18"/>
                <w:szCs w:val="16"/>
              </w:rPr>
              <w:t>50</w:t>
            </w:r>
            <w:r w:rsidRPr="00C61338">
              <w:rPr>
                <w:rFonts w:cs="Times New Roman"/>
                <w:color w:val="000000"/>
                <w:sz w:val="18"/>
                <w:szCs w:val="16"/>
              </w:rPr>
              <w:t>GB</w:t>
            </w:r>
            <w:r>
              <w:rPr>
                <w:rFonts w:cs="Times New Roman"/>
                <w:color w:val="000000"/>
                <w:sz w:val="18"/>
                <w:szCs w:val="16"/>
              </w:rPr>
              <w:t>, 100GB</w:t>
            </w:r>
          </w:p>
        </w:tc>
      </w:tr>
    </w:tbl>
    <w:p w14:paraId="2CCBEA19" w14:textId="617E8C83" w:rsidR="00257C06" w:rsidRDefault="00257C06" w:rsidP="00257C06"/>
    <w:p w14:paraId="4EE16092" w14:textId="19777C93" w:rsidR="00E00569" w:rsidRDefault="00E00569" w:rsidP="00257C06">
      <w:r>
        <w:br w:type="page"/>
      </w:r>
    </w:p>
    <w:p w14:paraId="17F2E48D" w14:textId="77777777" w:rsidR="00EB1885" w:rsidRDefault="00EB1885" w:rsidP="00257C06"/>
    <w:tbl>
      <w:tblPr>
        <w:tblW w:w="8095" w:type="dxa"/>
        <w:tblInd w:w="93" w:type="dxa"/>
        <w:tblLook w:val="04A0" w:firstRow="1" w:lastRow="0" w:firstColumn="1" w:lastColumn="0" w:noHBand="0" w:noVBand="1"/>
      </w:tblPr>
      <w:tblGrid>
        <w:gridCol w:w="1486"/>
        <w:gridCol w:w="1842"/>
        <w:gridCol w:w="4767"/>
      </w:tblGrid>
      <w:tr w:rsidR="00EB1885" w:rsidRPr="00926F86" w14:paraId="06F2C1A6" w14:textId="77777777" w:rsidTr="00266FF7">
        <w:trPr>
          <w:trHeight w:val="315"/>
        </w:trPr>
        <w:tc>
          <w:tcPr>
            <w:tcW w:w="1486" w:type="dxa"/>
            <w:tcBorders>
              <w:top w:val="single" w:sz="4" w:space="0" w:color="auto"/>
              <w:left w:val="single" w:sz="4" w:space="0" w:color="auto"/>
              <w:bottom w:val="single" w:sz="8" w:space="0" w:color="auto"/>
              <w:right w:val="single" w:sz="8" w:space="0" w:color="auto"/>
            </w:tcBorders>
            <w:shd w:val="clear" w:color="auto" w:fill="E5B8B7" w:themeFill="accent2" w:themeFillTint="66"/>
            <w:vAlign w:val="center"/>
            <w:hideMark/>
          </w:tcPr>
          <w:p w14:paraId="340CAE61" w14:textId="77777777" w:rsidR="00EB1885" w:rsidRPr="000B70FD" w:rsidRDefault="00EB1885" w:rsidP="00FA45BE">
            <w:pPr>
              <w:spacing w:before="0" w:after="0"/>
              <w:jc w:val="left"/>
              <w:rPr>
                <w:rFonts w:cs="Times New Roman"/>
                <w:color w:val="000000"/>
                <w:sz w:val="18"/>
                <w:szCs w:val="22"/>
              </w:rPr>
            </w:pPr>
            <w:r w:rsidRPr="000B70FD">
              <w:rPr>
                <w:rFonts w:cs="Times New Roman"/>
                <w:color w:val="000000"/>
                <w:sz w:val="18"/>
                <w:szCs w:val="22"/>
              </w:rPr>
              <w:t>Environment</w:t>
            </w:r>
          </w:p>
        </w:tc>
        <w:tc>
          <w:tcPr>
            <w:tcW w:w="1842" w:type="dxa"/>
            <w:tcBorders>
              <w:top w:val="single" w:sz="4" w:space="0" w:color="auto"/>
              <w:left w:val="nil"/>
              <w:bottom w:val="single" w:sz="8" w:space="0" w:color="auto"/>
              <w:right w:val="single" w:sz="8" w:space="0" w:color="auto"/>
            </w:tcBorders>
            <w:shd w:val="clear" w:color="auto" w:fill="E5B8B7" w:themeFill="accent2" w:themeFillTint="66"/>
            <w:vAlign w:val="center"/>
            <w:hideMark/>
          </w:tcPr>
          <w:p w14:paraId="658A8478" w14:textId="77777777" w:rsidR="00EB1885" w:rsidRPr="000B70FD" w:rsidRDefault="00EB1885" w:rsidP="00FA45BE">
            <w:pPr>
              <w:spacing w:before="0" w:after="0"/>
              <w:jc w:val="left"/>
              <w:rPr>
                <w:rFonts w:cs="Times New Roman"/>
                <w:color w:val="000000"/>
                <w:sz w:val="18"/>
                <w:szCs w:val="22"/>
              </w:rPr>
            </w:pPr>
            <w:r w:rsidRPr="000B70FD">
              <w:rPr>
                <w:rFonts w:cs="Times New Roman"/>
                <w:color w:val="000000"/>
                <w:sz w:val="18"/>
                <w:szCs w:val="22"/>
              </w:rPr>
              <w:t>Server</w:t>
            </w:r>
          </w:p>
        </w:tc>
        <w:tc>
          <w:tcPr>
            <w:tcW w:w="4767" w:type="dxa"/>
            <w:tcBorders>
              <w:top w:val="single" w:sz="4" w:space="0" w:color="auto"/>
              <w:left w:val="nil"/>
              <w:bottom w:val="single" w:sz="4" w:space="0" w:color="auto"/>
              <w:right w:val="single" w:sz="4" w:space="0" w:color="auto"/>
            </w:tcBorders>
            <w:shd w:val="clear" w:color="auto" w:fill="E5B8B7" w:themeFill="accent2" w:themeFillTint="66"/>
            <w:vAlign w:val="center"/>
            <w:hideMark/>
          </w:tcPr>
          <w:p w14:paraId="0E08E981" w14:textId="77777777" w:rsidR="00EB1885" w:rsidRPr="000B70FD" w:rsidRDefault="00EB1885" w:rsidP="00FA45BE">
            <w:pPr>
              <w:spacing w:before="0" w:after="0"/>
              <w:jc w:val="left"/>
              <w:rPr>
                <w:rFonts w:cs="Times New Roman"/>
                <w:color w:val="000000"/>
                <w:sz w:val="18"/>
                <w:szCs w:val="22"/>
              </w:rPr>
            </w:pPr>
            <w:r w:rsidRPr="000B70FD">
              <w:rPr>
                <w:rFonts w:cs="Times New Roman"/>
                <w:color w:val="000000"/>
                <w:sz w:val="18"/>
                <w:szCs w:val="22"/>
              </w:rPr>
              <w:t>Specification</w:t>
            </w:r>
          </w:p>
        </w:tc>
      </w:tr>
      <w:tr w:rsidR="00FA45BE" w:rsidRPr="00926F86" w14:paraId="72D5D0B8" w14:textId="77777777" w:rsidTr="00266FF7">
        <w:trPr>
          <w:trHeight w:val="973"/>
        </w:trPr>
        <w:tc>
          <w:tcPr>
            <w:tcW w:w="1486" w:type="dxa"/>
            <w:vMerge w:val="restart"/>
            <w:tcBorders>
              <w:top w:val="nil"/>
              <w:left w:val="single" w:sz="4" w:space="0" w:color="auto"/>
              <w:bottom w:val="single" w:sz="8" w:space="0" w:color="000000"/>
              <w:right w:val="single" w:sz="8" w:space="0" w:color="auto"/>
            </w:tcBorders>
            <w:shd w:val="clear" w:color="auto" w:fill="auto"/>
            <w:vAlign w:val="center"/>
          </w:tcPr>
          <w:p w14:paraId="29FBB13B" w14:textId="56EED89F" w:rsidR="00FA45BE" w:rsidRPr="00266FF7" w:rsidRDefault="00FA45BE" w:rsidP="00FA45BE">
            <w:pPr>
              <w:spacing w:before="0" w:after="0"/>
              <w:jc w:val="left"/>
              <w:rPr>
                <w:rFonts w:cs="Times New Roman"/>
                <w:b/>
                <w:color w:val="000000"/>
                <w:sz w:val="18"/>
                <w:szCs w:val="22"/>
              </w:rPr>
            </w:pPr>
            <w:r w:rsidRPr="00266FF7">
              <w:rPr>
                <w:rFonts w:cs="Times New Roman"/>
                <w:b/>
                <w:color w:val="000000"/>
                <w:sz w:val="18"/>
                <w:szCs w:val="22"/>
              </w:rPr>
              <w:t>DEV</w:t>
            </w:r>
            <w:r w:rsidR="00257B54" w:rsidRPr="00982F3F">
              <w:rPr>
                <w:rFonts w:cs="Times New Roman"/>
                <w:b/>
                <w:color w:val="000000"/>
                <w:sz w:val="18"/>
                <w:szCs w:val="22"/>
              </w:rPr>
              <w:t>ELOPMENT</w:t>
            </w:r>
          </w:p>
        </w:tc>
        <w:tc>
          <w:tcPr>
            <w:tcW w:w="1842" w:type="dxa"/>
            <w:tcBorders>
              <w:top w:val="nil"/>
              <w:left w:val="single" w:sz="8" w:space="0" w:color="auto"/>
              <w:bottom w:val="single" w:sz="8" w:space="0" w:color="000000"/>
              <w:right w:val="single" w:sz="4" w:space="0" w:color="auto"/>
            </w:tcBorders>
            <w:shd w:val="clear" w:color="auto" w:fill="auto"/>
            <w:vAlign w:val="center"/>
          </w:tcPr>
          <w:p w14:paraId="5A3AED73" w14:textId="77777777" w:rsidR="00FA45BE" w:rsidRDefault="00FA45BE" w:rsidP="00FA45BE">
            <w:pPr>
              <w:spacing w:before="0" w:after="0"/>
              <w:jc w:val="left"/>
              <w:rPr>
                <w:color w:val="000000"/>
              </w:rPr>
            </w:pPr>
            <w:r>
              <w:rPr>
                <w:color w:val="000000"/>
              </w:rPr>
              <w:t>lhdvoy04v</w:t>
            </w:r>
          </w:p>
          <w:p w14:paraId="41D6EE9C" w14:textId="5119DF74" w:rsidR="00FA45BE" w:rsidRDefault="00FA45BE" w:rsidP="00FA45BE">
            <w:pPr>
              <w:spacing w:before="0" w:after="0"/>
              <w:jc w:val="left"/>
              <w:rPr>
                <w:color w:val="000000"/>
              </w:rPr>
            </w:pPr>
            <w:r>
              <w:rPr>
                <w:color w:val="000000"/>
              </w:rPr>
              <w:t>webservices.group</w:t>
            </w:r>
          </w:p>
          <w:p w14:paraId="689E3922" w14:textId="7DB8B6B0" w:rsidR="00FA45BE" w:rsidRDefault="00FA45BE" w:rsidP="00FA45BE">
            <w:pPr>
              <w:spacing w:before="0" w:after="0"/>
              <w:jc w:val="left"/>
              <w:rPr>
                <w:color w:val="000000"/>
              </w:rPr>
            </w:pPr>
            <w:r w:rsidRPr="00C12DAF">
              <w:rPr>
                <w:color w:val="000000"/>
              </w:rPr>
              <w:t>10.254.94.223</w:t>
            </w:r>
          </w:p>
          <w:p w14:paraId="32456E08" w14:textId="77777777" w:rsidR="00FA45BE" w:rsidRDefault="00FA45BE" w:rsidP="00FA45BE">
            <w:pPr>
              <w:spacing w:before="0" w:after="0"/>
              <w:jc w:val="left"/>
              <w:rPr>
                <w:color w:val="000000"/>
              </w:rPr>
            </w:pPr>
          </w:p>
          <w:p w14:paraId="6D362442" w14:textId="77777777" w:rsidR="00FA45BE" w:rsidRDefault="00FA45BE" w:rsidP="00FA45BE">
            <w:pPr>
              <w:spacing w:before="0" w:after="0"/>
              <w:jc w:val="left"/>
              <w:rPr>
                <w:rFonts w:cs="Times New Roman"/>
                <w:color w:val="000000"/>
                <w:sz w:val="18"/>
                <w:szCs w:val="22"/>
              </w:rPr>
            </w:pPr>
            <w:r>
              <w:rPr>
                <w:rFonts w:cs="Times New Roman"/>
                <w:color w:val="000000"/>
                <w:sz w:val="18"/>
                <w:szCs w:val="22"/>
              </w:rPr>
              <w:t>ICM Web Server</w:t>
            </w:r>
          </w:p>
          <w:p w14:paraId="37CAF98E" w14:textId="587A770D" w:rsidR="00FA45BE" w:rsidRPr="000B70FD" w:rsidRDefault="00FA45BE" w:rsidP="00FA45BE">
            <w:pPr>
              <w:spacing w:before="0" w:after="0"/>
              <w:jc w:val="left"/>
              <w:rPr>
                <w:rFonts w:cs="Times New Roman"/>
                <w:color w:val="000000"/>
                <w:sz w:val="18"/>
                <w:szCs w:val="22"/>
              </w:rPr>
            </w:pP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177D5D69" w14:textId="74AA794F" w:rsidR="00FA45BE" w:rsidRDefault="00FA45BE" w:rsidP="00FA45BE">
            <w:pPr>
              <w:spacing w:before="0" w:after="0"/>
              <w:jc w:val="left"/>
              <w:rPr>
                <w:rFonts w:cs="Times New Roman"/>
                <w:color w:val="000000"/>
                <w:sz w:val="18"/>
                <w:szCs w:val="16"/>
              </w:rPr>
            </w:pPr>
            <w:r>
              <w:rPr>
                <w:rFonts w:cs="Times New Roman"/>
                <w:color w:val="000000"/>
                <w:sz w:val="18"/>
                <w:szCs w:val="16"/>
              </w:rPr>
              <w:t>CPU: 4 cores</w:t>
            </w:r>
          </w:p>
          <w:p w14:paraId="10E5D078" w14:textId="77777777" w:rsidR="00FA45BE" w:rsidRDefault="00FA45BE" w:rsidP="00FA45BE">
            <w:pPr>
              <w:spacing w:before="0" w:after="0"/>
              <w:jc w:val="left"/>
              <w:rPr>
                <w:rFonts w:cs="Times New Roman"/>
                <w:color w:val="000000"/>
                <w:sz w:val="18"/>
                <w:szCs w:val="16"/>
              </w:rPr>
            </w:pPr>
            <w:r>
              <w:rPr>
                <w:rFonts w:cs="Times New Roman"/>
                <w:color w:val="000000"/>
                <w:sz w:val="18"/>
                <w:szCs w:val="16"/>
              </w:rPr>
              <w:t>Memory: 8GB</w:t>
            </w:r>
          </w:p>
          <w:p w14:paraId="0CD51568" w14:textId="67895756" w:rsidR="00FA45BE" w:rsidRDefault="00FA45BE" w:rsidP="00FA45BE">
            <w:pPr>
              <w:spacing w:before="0" w:after="0"/>
              <w:jc w:val="left"/>
              <w:rPr>
                <w:rFonts w:cs="Times New Roman"/>
                <w:color w:val="000000"/>
                <w:sz w:val="18"/>
                <w:szCs w:val="16"/>
              </w:rPr>
            </w:pPr>
            <w:r>
              <w:rPr>
                <w:rFonts w:cs="Times New Roman"/>
                <w:color w:val="000000"/>
                <w:sz w:val="18"/>
                <w:szCs w:val="16"/>
              </w:rPr>
              <w:t>Operating System: RHEL 7.5</w:t>
            </w:r>
          </w:p>
          <w:p w14:paraId="3C467FEE" w14:textId="77777777" w:rsidR="00FA45BE" w:rsidRDefault="00FA45BE" w:rsidP="00FA45BE">
            <w:pPr>
              <w:spacing w:before="0" w:after="0"/>
              <w:jc w:val="left"/>
              <w:rPr>
                <w:rFonts w:cs="Times New Roman"/>
                <w:color w:val="000000"/>
                <w:sz w:val="18"/>
                <w:szCs w:val="16"/>
              </w:rPr>
            </w:pPr>
            <w:r>
              <w:rPr>
                <w:rFonts w:cs="Times New Roman"/>
                <w:color w:val="000000"/>
                <w:sz w:val="18"/>
                <w:szCs w:val="16"/>
              </w:rPr>
              <w:t>VLAN: 494</w:t>
            </w:r>
          </w:p>
          <w:p w14:paraId="00D47D41" w14:textId="0905370E" w:rsidR="00FA45BE" w:rsidRPr="000B70FD" w:rsidRDefault="00FA45BE" w:rsidP="00FA45BE">
            <w:pPr>
              <w:spacing w:before="0" w:after="0"/>
              <w:jc w:val="left"/>
              <w:rPr>
                <w:rFonts w:cs="Times New Roman"/>
                <w:color w:val="000000"/>
                <w:sz w:val="18"/>
                <w:szCs w:val="16"/>
              </w:rPr>
            </w:pPr>
            <w:r>
              <w:rPr>
                <w:rFonts w:cs="Times New Roman"/>
                <w:color w:val="000000"/>
                <w:sz w:val="18"/>
                <w:szCs w:val="16"/>
              </w:rPr>
              <w:t>Storage: 37GB (root)</w:t>
            </w:r>
          </w:p>
        </w:tc>
      </w:tr>
      <w:tr w:rsidR="00FA45BE" w:rsidRPr="00926F86" w14:paraId="1A7402B9" w14:textId="77777777" w:rsidTr="00266FF7">
        <w:trPr>
          <w:trHeight w:val="1329"/>
        </w:trPr>
        <w:tc>
          <w:tcPr>
            <w:tcW w:w="1486" w:type="dxa"/>
            <w:vMerge/>
            <w:tcBorders>
              <w:top w:val="nil"/>
              <w:left w:val="single" w:sz="4" w:space="0" w:color="auto"/>
              <w:bottom w:val="single" w:sz="8" w:space="0" w:color="000000"/>
              <w:right w:val="single" w:sz="8" w:space="0" w:color="auto"/>
            </w:tcBorders>
            <w:vAlign w:val="center"/>
          </w:tcPr>
          <w:p w14:paraId="17D9FB04" w14:textId="77777777" w:rsidR="00FA45BE" w:rsidRPr="000B70FD" w:rsidRDefault="00FA45BE" w:rsidP="00FA45BE">
            <w:pPr>
              <w:spacing w:before="0" w:after="0"/>
              <w:jc w:val="left"/>
              <w:rPr>
                <w:rFonts w:cs="Times New Roman"/>
                <w:color w:val="000000"/>
                <w:sz w:val="18"/>
                <w:szCs w:val="22"/>
              </w:rPr>
            </w:pPr>
          </w:p>
        </w:tc>
        <w:tc>
          <w:tcPr>
            <w:tcW w:w="1842" w:type="dxa"/>
            <w:tcBorders>
              <w:top w:val="nil"/>
              <w:left w:val="single" w:sz="8" w:space="0" w:color="auto"/>
              <w:bottom w:val="single" w:sz="4" w:space="0" w:color="auto"/>
              <w:right w:val="single" w:sz="4" w:space="0" w:color="auto"/>
            </w:tcBorders>
            <w:shd w:val="clear" w:color="auto" w:fill="auto"/>
            <w:vAlign w:val="center"/>
          </w:tcPr>
          <w:p w14:paraId="512CA776" w14:textId="5B85BAD1" w:rsidR="00FA45BE" w:rsidRDefault="00FA45BE" w:rsidP="00FA45BE">
            <w:pPr>
              <w:spacing w:before="0" w:after="0"/>
              <w:jc w:val="left"/>
              <w:rPr>
                <w:color w:val="000000"/>
              </w:rPr>
            </w:pPr>
            <w:r>
              <w:rPr>
                <w:color w:val="000000"/>
              </w:rPr>
              <w:t>lhdvoy02v</w:t>
            </w:r>
          </w:p>
          <w:p w14:paraId="39213FEC" w14:textId="77777777" w:rsidR="00FA45BE" w:rsidRDefault="00FA45BE" w:rsidP="00FA45BE">
            <w:pPr>
              <w:spacing w:before="0" w:after="0"/>
              <w:jc w:val="left"/>
              <w:rPr>
                <w:color w:val="000000"/>
              </w:rPr>
            </w:pPr>
            <w:r>
              <w:rPr>
                <w:color w:val="000000"/>
              </w:rPr>
              <w:t>webservices.group</w:t>
            </w:r>
          </w:p>
          <w:p w14:paraId="4B9E0358" w14:textId="662ACB63" w:rsidR="00FA45BE" w:rsidRDefault="00FA45BE" w:rsidP="00FA45BE">
            <w:pPr>
              <w:spacing w:before="0" w:after="0"/>
              <w:jc w:val="left"/>
              <w:rPr>
                <w:color w:val="000000"/>
              </w:rPr>
            </w:pPr>
            <w:r w:rsidRPr="00C12DAF">
              <w:rPr>
                <w:color w:val="000000"/>
              </w:rPr>
              <w:t>10.254.94.22</w:t>
            </w:r>
            <w:r>
              <w:rPr>
                <w:color w:val="000000"/>
              </w:rPr>
              <w:t>2</w:t>
            </w:r>
          </w:p>
          <w:p w14:paraId="07F3332B" w14:textId="77777777" w:rsidR="00FA45BE" w:rsidRDefault="00FA45BE" w:rsidP="00FA45BE">
            <w:pPr>
              <w:spacing w:before="0" w:after="0"/>
              <w:jc w:val="left"/>
              <w:rPr>
                <w:color w:val="000000"/>
              </w:rPr>
            </w:pPr>
          </w:p>
          <w:p w14:paraId="17FEB730" w14:textId="033B52C4" w:rsidR="00FA45BE" w:rsidRDefault="007566EE" w:rsidP="00FA45BE">
            <w:pPr>
              <w:spacing w:before="0" w:after="0"/>
              <w:jc w:val="left"/>
              <w:rPr>
                <w:rFonts w:cs="Times New Roman"/>
                <w:color w:val="000000"/>
                <w:sz w:val="18"/>
                <w:szCs w:val="22"/>
              </w:rPr>
            </w:pPr>
            <w:r>
              <w:rPr>
                <w:rFonts w:cs="Times New Roman"/>
                <w:color w:val="000000"/>
                <w:sz w:val="18"/>
                <w:szCs w:val="22"/>
              </w:rPr>
              <w:t xml:space="preserve">RSG </w:t>
            </w:r>
            <w:r w:rsidR="00CF2A75" w:rsidRPr="00CF2A75">
              <w:rPr>
                <w:rFonts w:cs="Times New Roman"/>
                <w:color w:val="000000"/>
                <w:sz w:val="18"/>
                <w:szCs w:val="22"/>
              </w:rPr>
              <w:t>Instructions Files</w:t>
            </w:r>
            <w:r w:rsidR="00CF2A75" w:rsidRPr="00CF2A75" w:rsidDel="007566EE">
              <w:rPr>
                <w:rFonts w:cs="Times New Roman"/>
                <w:color w:val="000000"/>
                <w:sz w:val="18"/>
                <w:szCs w:val="22"/>
              </w:rPr>
              <w:t xml:space="preserve"> </w:t>
            </w:r>
            <w:r w:rsidR="00FA45BE">
              <w:rPr>
                <w:rFonts w:cs="Times New Roman"/>
                <w:color w:val="000000"/>
                <w:sz w:val="18"/>
                <w:szCs w:val="22"/>
              </w:rPr>
              <w:t>Swimlane</w:t>
            </w:r>
          </w:p>
          <w:p w14:paraId="207F8DC4" w14:textId="77777777" w:rsidR="00FA45BE" w:rsidRPr="000B70FD" w:rsidRDefault="00FA45BE" w:rsidP="00FA45BE">
            <w:pPr>
              <w:spacing w:before="0" w:after="0"/>
              <w:jc w:val="left"/>
              <w:rPr>
                <w:rFonts w:cs="Times New Roman"/>
                <w:color w:val="000000"/>
                <w:sz w:val="18"/>
                <w:szCs w:val="22"/>
              </w:rPr>
            </w:pP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21C6799E" w14:textId="77777777" w:rsidR="00FA45BE" w:rsidRPr="00C61338" w:rsidRDefault="00FA45BE" w:rsidP="00FA45BE">
            <w:pPr>
              <w:spacing w:before="0" w:after="0"/>
              <w:jc w:val="left"/>
              <w:rPr>
                <w:rFonts w:cs="Times New Roman"/>
                <w:color w:val="000000"/>
                <w:sz w:val="18"/>
                <w:szCs w:val="16"/>
              </w:rPr>
            </w:pPr>
            <w:r w:rsidRPr="00C61338">
              <w:rPr>
                <w:rFonts w:cs="Times New Roman"/>
                <w:color w:val="000000"/>
                <w:sz w:val="18"/>
                <w:szCs w:val="16"/>
              </w:rPr>
              <w:t>CPU: 2 cores</w:t>
            </w:r>
          </w:p>
          <w:p w14:paraId="56345952" w14:textId="77777777" w:rsidR="00FA45BE" w:rsidRPr="00C61338" w:rsidRDefault="00FA45BE" w:rsidP="00FA45BE">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32</w:t>
            </w:r>
            <w:r w:rsidRPr="00C61338">
              <w:rPr>
                <w:rFonts w:cs="Times New Roman"/>
                <w:color w:val="000000"/>
                <w:sz w:val="18"/>
                <w:szCs w:val="16"/>
              </w:rPr>
              <w:t>GB</w:t>
            </w:r>
          </w:p>
          <w:p w14:paraId="31537E19" w14:textId="465C8C90" w:rsidR="00FA45BE" w:rsidRPr="00C61338" w:rsidRDefault="00FA45BE" w:rsidP="00FA45BE">
            <w:pPr>
              <w:spacing w:before="0" w:after="0"/>
              <w:jc w:val="left"/>
              <w:rPr>
                <w:rFonts w:cs="Times New Roman"/>
                <w:color w:val="000000"/>
                <w:sz w:val="18"/>
                <w:szCs w:val="16"/>
              </w:rPr>
            </w:pPr>
            <w:r w:rsidRPr="00C61338">
              <w:rPr>
                <w:rFonts w:cs="Times New Roman"/>
                <w:color w:val="000000"/>
                <w:sz w:val="18"/>
                <w:szCs w:val="16"/>
              </w:rPr>
              <w:t>Operating System: RHEL 7.5</w:t>
            </w:r>
          </w:p>
          <w:p w14:paraId="6B1960B8" w14:textId="77777777" w:rsidR="00FA45BE" w:rsidRPr="00C61338" w:rsidRDefault="00FA45BE" w:rsidP="00FA45BE">
            <w:pPr>
              <w:spacing w:before="0" w:after="0"/>
              <w:jc w:val="left"/>
              <w:rPr>
                <w:rFonts w:cs="Times New Roman"/>
                <w:color w:val="000000"/>
                <w:sz w:val="18"/>
                <w:szCs w:val="16"/>
              </w:rPr>
            </w:pPr>
            <w:r w:rsidRPr="00C61338">
              <w:rPr>
                <w:rFonts w:cs="Times New Roman"/>
                <w:color w:val="000000"/>
                <w:sz w:val="18"/>
                <w:szCs w:val="16"/>
              </w:rPr>
              <w:t>VLAN: 494</w:t>
            </w:r>
          </w:p>
          <w:p w14:paraId="586E4C5A" w14:textId="47A0524D" w:rsidR="00FA45BE" w:rsidRPr="000B70FD" w:rsidRDefault="00FA45BE" w:rsidP="00FA45BE">
            <w:pPr>
              <w:spacing w:before="0" w:after="0"/>
              <w:jc w:val="left"/>
              <w:rPr>
                <w:rFonts w:cs="Times New Roman"/>
                <w:color w:val="000000"/>
                <w:sz w:val="18"/>
                <w:szCs w:val="16"/>
              </w:rPr>
            </w:pPr>
            <w:r w:rsidRPr="00C61338">
              <w:rPr>
                <w:rFonts w:cs="Times New Roman"/>
                <w:color w:val="000000"/>
                <w:sz w:val="18"/>
                <w:szCs w:val="16"/>
              </w:rPr>
              <w:t>Storage: 37GB (root)</w:t>
            </w:r>
          </w:p>
        </w:tc>
      </w:tr>
      <w:tr w:rsidR="00BB0451" w:rsidRPr="00926F86" w14:paraId="57700AF7" w14:textId="77777777" w:rsidTr="00266FF7">
        <w:trPr>
          <w:trHeight w:val="1585"/>
        </w:trPr>
        <w:tc>
          <w:tcPr>
            <w:tcW w:w="1486" w:type="dxa"/>
            <w:vMerge/>
            <w:tcBorders>
              <w:top w:val="nil"/>
              <w:left w:val="single" w:sz="4" w:space="0" w:color="auto"/>
              <w:bottom w:val="single" w:sz="8" w:space="0" w:color="000000"/>
              <w:right w:val="single" w:sz="8" w:space="0" w:color="auto"/>
            </w:tcBorders>
            <w:vAlign w:val="center"/>
          </w:tcPr>
          <w:p w14:paraId="0B491A4F" w14:textId="77777777" w:rsidR="00BB0451" w:rsidRPr="000B70FD" w:rsidRDefault="00BB0451" w:rsidP="00BB0451">
            <w:pPr>
              <w:spacing w:before="0" w:after="0"/>
              <w:jc w:val="left"/>
              <w:rPr>
                <w:rFonts w:cs="Times New Roman"/>
                <w:color w:val="000000"/>
                <w:sz w:val="18"/>
                <w:szCs w:val="22"/>
              </w:rPr>
            </w:pPr>
          </w:p>
        </w:tc>
        <w:tc>
          <w:tcPr>
            <w:tcW w:w="1842" w:type="dxa"/>
            <w:tcBorders>
              <w:top w:val="nil"/>
              <w:left w:val="single" w:sz="8" w:space="0" w:color="auto"/>
              <w:bottom w:val="single" w:sz="4" w:space="0" w:color="auto"/>
              <w:right w:val="single" w:sz="4" w:space="0" w:color="auto"/>
            </w:tcBorders>
            <w:shd w:val="clear" w:color="auto" w:fill="auto"/>
            <w:vAlign w:val="center"/>
          </w:tcPr>
          <w:p w14:paraId="50EA8BA7" w14:textId="1EF2EC13" w:rsidR="00FF6147" w:rsidRDefault="00FF6147" w:rsidP="00FF6147">
            <w:pPr>
              <w:spacing w:before="0" w:after="0"/>
              <w:jc w:val="left"/>
              <w:rPr>
                <w:color w:val="000000"/>
              </w:rPr>
            </w:pPr>
            <w:r>
              <w:rPr>
                <w:color w:val="000000"/>
              </w:rPr>
              <w:t>lhdvoy11v</w:t>
            </w:r>
          </w:p>
          <w:p w14:paraId="3DBD2F36" w14:textId="77777777" w:rsidR="00BB0451" w:rsidRDefault="00BB0451" w:rsidP="00BB0451">
            <w:pPr>
              <w:spacing w:before="0" w:after="0"/>
              <w:jc w:val="left"/>
              <w:rPr>
                <w:color w:val="000000"/>
              </w:rPr>
            </w:pPr>
            <w:r>
              <w:rPr>
                <w:color w:val="000000"/>
              </w:rPr>
              <w:t>webservices.group</w:t>
            </w:r>
          </w:p>
          <w:p w14:paraId="4438689D" w14:textId="73F84A4B" w:rsidR="00BB0451" w:rsidRDefault="00FF6147" w:rsidP="00BB0451">
            <w:pPr>
              <w:spacing w:before="0" w:after="0"/>
              <w:jc w:val="left"/>
              <w:rPr>
                <w:color w:val="000000"/>
              </w:rPr>
            </w:pPr>
            <w:r w:rsidRPr="00FF6147">
              <w:rPr>
                <w:color w:val="000000"/>
              </w:rPr>
              <w:t>10.254.94.231</w:t>
            </w:r>
          </w:p>
          <w:p w14:paraId="49496A08" w14:textId="77777777" w:rsidR="00FF6147" w:rsidRDefault="00FF6147" w:rsidP="00BB0451">
            <w:pPr>
              <w:spacing w:before="0" w:after="0"/>
              <w:jc w:val="left"/>
              <w:rPr>
                <w:rFonts w:cs="Times New Roman"/>
                <w:color w:val="000000"/>
                <w:sz w:val="18"/>
                <w:szCs w:val="22"/>
              </w:rPr>
            </w:pPr>
          </w:p>
          <w:p w14:paraId="43123709" w14:textId="7DA54B5F" w:rsidR="00BB0451" w:rsidRDefault="00BB0451" w:rsidP="00BB0451">
            <w:pPr>
              <w:spacing w:before="0" w:after="0"/>
              <w:jc w:val="left"/>
              <w:rPr>
                <w:rFonts w:cs="Times New Roman"/>
                <w:color w:val="000000"/>
                <w:sz w:val="18"/>
                <w:szCs w:val="22"/>
              </w:rPr>
            </w:pPr>
            <w:r>
              <w:rPr>
                <w:rFonts w:cs="Times New Roman"/>
                <w:color w:val="000000"/>
                <w:sz w:val="18"/>
                <w:szCs w:val="22"/>
              </w:rPr>
              <w:t>Post Processing Swimlane</w:t>
            </w:r>
          </w:p>
          <w:p w14:paraId="0E830E29" w14:textId="77777777" w:rsidR="00BB0451" w:rsidRDefault="00BB0451" w:rsidP="00BB0451">
            <w:pPr>
              <w:spacing w:before="0" w:after="0"/>
              <w:jc w:val="left"/>
              <w:rPr>
                <w:color w:val="000000"/>
              </w:rPr>
            </w:pP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2CD6329B" w14:textId="77777777" w:rsidR="00BB0451" w:rsidRPr="00C61338" w:rsidRDefault="00BB0451" w:rsidP="00BB0451">
            <w:pPr>
              <w:spacing w:before="0" w:after="0"/>
              <w:jc w:val="left"/>
              <w:rPr>
                <w:rFonts w:cs="Times New Roman"/>
                <w:color w:val="000000"/>
                <w:sz w:val="18"/>
                <w:szCs w:val="16"/>
              </w:rPr>
            </w:pPr>
            <w:r w:rsidRPr="00C61338">
              <w:rPr>
                <w:rFonts w:cs="Times New Roman"/>
                <w:color w:val="000000"/>
                <w:sz w:val="18"/>
                <w:szCs w:val="16"/>
              </w:rPr>
              <w:t>CPU: 2 cores</w:t>
            </w:r>
          </w:p>
          <w:p w14:paraId="30603216" w14:textId="3743DBD7" w:rsidR="00BB0451" w:rsidRPr="00C61338" w:rsidRDefault="00BB0451" w:rsidP="00BB0451">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12</w:t>
            </w:r>
            <w:r w:rsidRPr="00C61338">
              <w:rPr>
                <w:rFonts w:cs="Times New Roman"/>
                <w:color w:val="000000"/>
                <w:sz w:val="18"/>
                <w:szCs w:val="16"/>
              </w:rPr>
              <w:t>GB</w:t>
            </w:r>
          </w:p>
          <w:p w14:paraId="756E3E4C" w14:textId="77777777" w:rsidR="00BB0451" w:rsidRPr="00C61338" w:rsidRDefault="00BB0451" w:rsidP="00BB0451">
            <w:pPr>
              <w:spacing w:before="0" w:after="0"/>
              <w:jc w:val="left"/>
              <w:rPr>
                <w:rFonts w:cs="Times New Roman"/>
                <w:color w:val="000000"/>
                <w:sz w:val="18"/>
                <w:szCs w:val="16"/>
              </w:rPr>
            </w:pPr>
            <w:r w:rsidRPr="00C61338">
              <w:rPr>
                <w:rFonts w:cs="Times New Roman"/>
                <w:color w:val="000000"/>
                <w:sz w:val="18"/>
                <w:szCs w:val="16"/>
              </w:rPr>
              <w:t>Operating System: RHEL 7.5</w:t>
            </w:r>
          </w:p>
          <w:p w14:paraId="2158CE51" w14:textId="15E2E7D9" w:rsidR="00BB0451" w:rsidRPr="00C61338" w:rsidRDefault="00BB0451" w:rsidP="00BB0451">
            <w:pPr>
              <w:spacing w:before="0" w:after="0"/>
              <w:jc w:val="left"/>
              <w:rPr>
                <w:rFonts w:cs="Times New Roman"/>
                <w:color w:val="000000"/>
                <w:sz w:val="18"/>
                <w:szCs w:val="16"/>
              </w:rPr>
            </w:pPr>
            <w:r w:rsidRPr="00C61338">
              <w:rPr>
                <w:rFonts w:cs="Times New Roman"/>
                <w:color w:val="000000"/>
                <w:sz w:val="18"/>
                <w:szCs w:val="16"/>
              </w:rPr>
              <w:t xml:space="preserve">VLAN: </w:t>
            </w:r>
            <w:r w:rsidR="00FF6147">
              <w:rPr>
                <w:rFonts w:cs="Times New Roman"/>
                <w:color w:val="000000"/>
                <w:sz w:val="18"/>
                <w:szCs w:val="16"/>
              </w:rPr>
              <w:t>494</w:t>
            </w:r>
          </w:p>
          <w:p w14:paraId="54C2FCFB" w14:textId="3CE51D9E" w:rsidR="00BB0451" w:rsidRPr="00C61338" w:rsidRDefault="00BB0451" w:rsidP="00BB0451">
            <w:pPr>
              <w:spacing w:before="0" w:after="0"/>
              <w:jc w:val="left"/>
              <w:rPr>
                <w:rFonts w:cs="Times New Roman"/>
                <w:color w:val="000000"/>
                <w:sz w:val="18"/>
                <w:szCs w:val="16"/>
              </w:rPr>
            </w:pPr>
            <w:r w:rsidRPr="00C61338">
              <w:rPr>
                <w:rFonts w:cs="Times New Roman"/>
                <w:color w:val="000000"/>
                <w:sz w:val="18"/>
                <w:szCs w:val="16"/>
              </w:rPr>
              <w:t xml:space="preserve">Storage: </w:t>
            </w:r>
            <w:r w:rsidR="00A72EF7" w:rsidRPr="00C61338">
              <w:rPr>
                <w:rFonts w:cs="Times New Roman"/>
                <w:color w:val="000000"/>
                <w:sz w:val="18"/>
                <w:szCs w:val="16"/>
              </w:rPr>
              <w:t>3</w:t>
            </w:r>
            <w:r w:rsidR="00A72EF7">
              <w:rPr>
                <w:rFonts w:cs="Times New Roman"/>
                <w:color w:val="000000"/>
                <w:sz w:val="18"/>
                <w:szCs w:val="16"/>
              </w:rPr>
              <w:t>7</w:t>
            </w:r>
            <w:r w:rsidR="00A72EF7" w:rsidRPr="00C61338">
              <w:rPr>
                <w:rFonts w:cs="Times New Roman"/>
                <w:color w:val="000000"/>
                <w:sz w:val="18"/>
                <w:szCs w:val="16"/>
              </w:rPr>
              <w:t>GB (root)</w:t>
            </w:r>
          </w:p>
        </w:tc>
      </w:tr>
      <w:tr w:rsidR="00BB0451" w:rsidRPr="00926F86" w14:paraId="0A594225" w14:textId="77777777" w:rsidTr="00266FF7">
        <w:trPr>
          <w:trHeight w:val="366"/>
        </w:trPr>
        <w:tc>
          <w:tcPr>
            <w:tcW w:w="1486" w:type="dxa"/>
            <w:vMerge/>
            <w:tcBorders>
              <w:top w:val="nil"/>
              <w:left w:val="single" w:sz="4" w:space="0" w:color="auto"/>
              <w:bottom w:val="nil"/>
              <w:right w:val="single" w:sz="4" w:space="0" w:color="auto"/>
            </w:tcBorders>
            <w:vAlign w:val="center"/>
          </w:tcPr>
          <w:p w14:paraId="7295034F" w14:textId="77777777" w:rsidR="00BB0451" w:rsidRPr="000B70FD" w:rsidRDefault="00BB0451" w:rsidP="00BB0451">
            <w:pPr>
              <w:spacing w:before="0" w:after="0"/>
              <w:jc w:val="left"/>
              <w:rPr>
                <w:rFonts w:cs="Times New Roman"/>
                <w:color w:val="000000"/>
                <w:sz w:val="18"/>
                <w:szCs w:val="22"/>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06EE2897" w14:textId="1801EABA" w:rsidR="00BB0451" w:rsidRDefault="00BB0451" w:rsidP="00BB0451">
            <w:pPr>
              <w:spacing w:before="0" w:after="0"/>
              <w:jc w:val="left"/>
              <w:rPr>
                <w:color w:val="000000"/>
              </w:rPr>
            </w:pPr>
            <w:r>
              <w:rPr>
                <w:color w:val="000000"/>
              </w:rPr>
              <w:t>gbcit22vdws02</w:t>
            </w:r>
          </w:p>
          <w:p w14:paraId="7997D090" w14:textId="77777777" w:rsidR="00BB0451" w:rsidRDefault="00BB0451" w:rsidP="00BB0451">
            <w:pPr>
              <w:spacing w:before="0" w:after="0"/>
              <w:jc w:val="left"/>
              <w:rPr>
                <w:color w:val="000000"/>
              </w:rPr>
            </w:pPr>
            <w:r>
              <w:rPr>
                <w:color w:val="000000"/>
              </w:rPr>
              <w:t>webservices.group</w:t>
            </w:r>
          </w:p>
          <w:p w14:paraId="50292EDB" w14:textId="54FECC1B" w:rsidR="00BB0451" w:rsidRDefault="00BB0451" w:rsidP="00BB0451">
            <w:pPr>
              <w:spacing w:before="0" w:after="0"/>
              <w:jc w:val="left"/>
              <w:rPr>
                <w:color w:val="000000"/>
              </w:rPr>
            </w:pPr>
            <w:r w:rsidRPr="00C12DAF">
              <w:rPr>
                <w:color w:val="000000"/>
              </w:rPr>
              <w:t>10.2</w:t>
            </w:r>
            <w:r>
              <w:rPr>
                <w:color w:val="000000"/>
              </w:rPr>
              <w:t>40</w:t>
            </w:r>
            <w:r w:rsidRPr="00C12DAF">
              <w:rPr>
                <w:color w:val="000000"/>
              </w:rPr>
              <w:t>.</w:t>
            </w:r>
            <w:r>
              <w:rPr>
                <w:color w:val="000000"/>
              </w:rPr>
              <w:t>101</w:t>
            </w:r>
            <w:r w:rsidRPr="00C12DAF">
              <w:rPr>
                <w:color w:val="000000"/>
              </w:rPr>
              <w:t>.</w:t>
            </w:r>
            <w:r>
              <w:rPr>
                <w:color w:val="000000"/>
              </w:rPr>
              <w:t>235</w:t>
            </w:r>
          </w:p>
          <w:p w14:paraId="56F75BDA" w14:textId="77777777" w:rsidR="00BB0451" w:rsidRDefault="00BB0451" w:rsidP="00BB0451">
            <w:pPr>
              <w:spacing w:before="0" w:after="0"/>
              <w:jc w:val="left"/>
              <w:rPr>
                <w:color w:val="000000"/>
              </w:rPr>
            </w:pPr>
          </w:p>
          <w:p w14:paraId="6A8BA14B" w14:textId="7F17FCB0" w:rsidR="00BB0451" w:rsidRDefault="00BB0451" w:rsidP="00BB0451">
            <w:pPr>
              <w:spacing w:before="0" w:after="0"/>
              <w:jc w:val="left"/>
              <w:rPr>
                <w:rFonts w:cs="Times New Roman"/>
                <w:color w:val="000000"/>
                <w:sz w:val="18"/>
                <w:szCs w:val="22"/>
              </w:rPr>
            </w:pPr>
            <w:r>
              <w:rPr>
                <w:rFonts w:cs="Times New Roman"/>
                <w:color w:val="000000"/>
                <w:sz w:val="18"/>
                <w:szCs w:val="22"/>
              </w:rPr>
              <w:t>Execution Server</w:t>
            </w:r>
          </w:p>
          <w:p w14:paraId="59ACE5A8" w14:textId="77777777" w:rsidR="00BB0451" w:rsidRPr="000B70FD" w:rsidRDefault="00BB0451" w:rsidP="00BB0451">
            <w:pPr>
              <w:spacing w:before="0" w:after="0"/>
              <w:jc w:val="left"/>
              <w:rPr>
                <w:rFonts w:cs="Times New Roman"/>
                <w:color w:val="000000"/>
                <w:sz w:val="18"/>
                <w:szCs w:val="22"/>
              </w:rPr>
            </w:pP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280DCE43" w14:textId="003CF4D8" w:rsidR="00BB0451" w:rsidRPr="00C61338" w:rsidRDefault="00BB0451" w:rsidP="00BB0451">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34AE96F7" w14:textId="2590FC68" w:rsidR="00BB0451" w:rsidRPr="00C61338" w:rsidRDefault="00BB0451" w:rsidP="00BB0451">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28E2452B" w14:textId="75D9FA19" w:rsidR="00BB0451" w:rsidRPr="00C61338" w:rsidRDefault="00BB0451" w:rsidP="00BB0451">
            <w:pPr>
              <w:spacing w:before="0" w:after="0"/>
              <w:jc w:val="left"/>
              <w:rPr>
                <w:rFonts w:cs="Times New Roman"/>
                <w:color w:val="000000"/>
                <w:sz w:val="18"/>
                <w:szCs w:val="16"/>
              </w:rPr>
            </w:pPr>
            <w:r w:rsidRPr="00C61338">
              <w:rPr>
                <w:rFonts w:cs="Times New Roman"/>
                <w:color w:val="000000"/>
                <w:sz w:val="18"/>
                <w:szCs w:val="16"/>
              </w:rPr>
              <w:t xml:space="preserve">Operating System: </w:t>
            </w:r>
            <w:r>
              <w:rPr>
                <w:rFonts w:cs="Times New Roman"/>
                <w:color w:val="000000"/>
                <w:sz w:val="18"/>
                <w:szCs w:val="16"/>
              </w:rPr>
              <w:t>Windows Server 2012 R2</w:t>
            </w:r>
          </w:p>
          <w:p w14:paraId="0B844862" w14:textId="1A6F0508" w:rsidR="00BB0451" w:rsidRPr="00C61338" w:rsidRDefault="00BB0451" w:rsidP="00BB0451">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1501</w:t>
            </w:r>
          </w:p>
          <w:p w14:paraId="58F356E4" w14:textId="2D9E2A25" w:rsidR="00BB0451" w:rsidRPr="000B70FD" w:rsidRDefault="00BB0451" w:rsidP="00BB0451">
            <w:pPr>
              <w:spacing w:before="0" w:after="0"/>
              <w:jc w:val="left"/>
              <w:rPr>
                <w:rFonts w:cs="Times New Roman"/>
                <w:color w:val="000000"/>
                <w:sz w:val="18"/>
                <w:szCs w:val="16"/>
              </w:rPr>
            </w:pPr>
            <w:r w:rsidRPr="00C61338">
              <w:rPr>
                <w:rFonts w:cs="Times New Roman"/>
                <w:color w:val="000000"/>
                <w:sz w:val="18"/>
                <w:szCs w:val="16"/>
              </w:rPr>
              <w:t xml:space="preserve">Storage: </w:t>
            </w:r>
            <w:r>
              <w:rPr>
                <w:rFonts w:cs="Times New Roman"/>
                <w:color w:val="000000"/>
                <w:sz w:val="18"/>
                <w:szCs w:val="16"/>
              </w:rPr>
              <w:t>50</w:t>
            </w:r>
            <w:r w:rsidRPr="00C61338">
              <w:rPr>
                <w:rFonts w:cs="Times New Roman"/>
                <w:color w:val="000000"/>
                <w:sz w:val="18"/>
                <w:szCs w:val="16"/>
              </w:rPr>
              <w:t>GB</w:t>
            </w:r>
            <w:r>
              <w:rPr>
                <w:rFonts w:cs="Times New Roman"/>
                <w:color w:val="000000"/>
                <w:sz w:val="18"/>
                <w:szCs w:val="16"/>
              </w:rPr>
              <w:t>, 100GB</w:t>
            </w:r>
          </w:p>
        </w:tc>
      </w:tr>
      <w:tr w:rsidR="00BB0451" w:rsidRPr="00926F86" w14:paraId="7A44060B" w14:textId="77777777" w:rsidTr="00C631EE">
        <w:trPr>
          <w:trHeight w:val="939"/>
        </w:trPr>
        <w:tc>
          <w:tcPr>
            <w:tcW w:w="1486" w:type="dxa"/>
            <w:tcBorders>
              <w:top w:val="nil"/>
              <w:left w:val="single" w:sz="4" w:space="0" w:color="auto"/>
              <w:right w:val="single" w:sz="8" w:space="0" w:color="auto"/>
            </w:tcBorders>
            <w:vAlign w:val="center"/>
          </w:tcPr>
          <w:p w14:paraId="5E88D8FA" w14:textId="77777777" w:rsidR="00BB0451" w:rsidRPr="000B70FD" w:rsidRDefault="00BB0451" w:rsidP="00BB0451">
            <w:pPr>
              <w:spacing w:before="0" w:after="0"/>
              <w:jc w:val="left"/>
              <w:rPr>
                <w:rFonts w:cs="Times New Roman"/>
                <w:color w:val="000000"/>
                <w:sz w:val="18"/>
                <w:szCs w:val="22"/>
              </w:rPr>
            </w:pPr>
          </w:p>
        </w:tc>
        <w:tc>
          <w:tcPr>
            <w:tcW w:w="1842" w:type="dxa"/>
            <w:tcBorders>
              <w:top w:val="single" w:sz="4" w:space="0" w:color="auto"/>
              <w:left w:val="single" w:sz="8" w:space="0" w:color="auto"/>
              <w:bottom w:val="single" w:sz="4" w:space="0" w:color="auto"/>
              <w:right w:val="single" w:sz="4" w:space="0" w:color="auto"/>
            </w:tcBorders>
            <w:shd w:val="clear" w:color="auto" w:fill="auto"/>
            <w:vAlign w:val="center"/>
          </w:tcPr>
          <w:p w14:paraId="4D835EA9" w14:textId="1B35ED1A" w:rsidR="00B760A8" w:rsidRDefault="00B760A8" w:rsidP="00B760A8">
            <w:pPr>
              <w:spacing w:before="0" w:after="0"/>
              <w:jc w:val="left"/>
              <w:rPr>
                <w:color w:val="000000"/>
              </w:rPr>
            </w:pPr>
            <w:r>
              <w:rPr>
                <w:color w:val="000000"/>
              </w:rPr>
              <w:t>gbcit22vdws04</w:t>
            </w:r>
          </w:p>
          <w:p w14:paraId="7CFF077B" w14:textId="1DF36D42" w:rsidR="00BB0451" w:rsidRPr="00452820" w:rsidRDefault="00BB0451" w:rsidP="00BB0451">
            <w:pPr>
              <w:spacing w:before="0" w:after="0"/>
              <w:jc w:val="left"/>
              <w:rPr>
                <w:color w:val="000000"/>
              </w:rPr>
            </w:pPr>
            <w:r w:rsidRPr="00452820">
              <w:rPr>
                <w:color w:val="000000"/>
              </w:rPr>
              <w:t>webservices.group</w:t>
            </w:r>
          </w:p>
          <w:p w14:paraId="6B9DE849" w14:textId="4DEA5938" w:rsidR="00B760A8" w:rsidRDefault="00B760A8" w:rsidP="00B760A8">
            <w:pPr>
              <w:spacing w:before="0" w:after="0"/>
              <w:jc w:val="left"/>
              <w:rPr>
                <w:color w:val="000000"/>
              </w:rPr>
            </w:pPr>
            <w:r w:rsidRPr="00C12DAF">
              <w:rPr>
                <w:color w:val="000000"/>
              </w:rPr>
              <w:t>10.2</w:t>
            </w:r>
            <w:r>
              <w:rPr>
                <w:color w:val="000000"/>
              </w:rPr>
              <w:t>40</w:t>
            </w:r>
            <w:r w:rsidRPr="00C12DAF">
              <w:rPr>
                <w:color w:val="000000"/>
              </w:rPr>
              <w:t>.</w:t>
            </w:r>
            <w:r>
              <w:rPr>
                <w:color w:val="000000"/>
              </w:rPr>
              <w:t>101</w:t>
            </w:r>
            <w:r w:rsidRPr="00C12DAF">
              <w:rPr>
                <w:color w:val="000000"/>
              </w:rPr>
              <w:t>.</w:t>
            </w:r>
            <w:r>
              <w:rPr>
                <w:color w:val="000000"/>
              </w:rPr>
              <w:t>2</w:t>
            </w:r>
            <w:r w:rsidR="00B9584F">
              <w:rPr>
                <w:color w:val="000000"/>
              </w:rPr>
              <w:t>45</w:t>
            </w:r>
          </w:p>
          <w:p w14:paraId="469FDC6A" w14:textId="77777777" w:rsidR="00BB0451" w:rsidRPr="00452820" w:rsidRDefault="00BB0451" w:rsidP="00BB0451">
            <w:pPr>
              <w:spacing w:before="0" w:after="0"/>
              <w:jc w:val="left"/>
              <w:rPr>
                <w:color w:val="000000"/>
              </w:rPr>
            </w:pPr>
          </w:p>
          <w:p w14:paraId="7DD7A845" w14:textId="75F94789" w:rsidR="00BB0451" w:rsidRPr="00452820" w:rsidRDefault="00BB0451" w:rsidP="00BB0451">
            <w:pPr>
              <w:spacing w:before="0" w:after="0"/>
              <w:jc w:val="left"/>
              <w:rPr>
                <w:rFonts w:cs="Times New Roman"/>
                <w:color w:val="000000"/>
                <w:sz w:val="18"/>
                <w:szCs w:val="22"/>
              </w:rPr>
            </w:pPr>
            <w:r w:rsidRPr="00452820">
              <w:rPr>
                <w:rFonts w:cs="Times New Roman"/>
                <w:color w:val="000000"/>
                <w:sz w:val="18"/>
                <w:szCs w:val="22"/>
              </w:rPr>
              <w:t>RCT Web Server</w:t>
            </w:r>
          </w:p>
          <w:p w14:paraId="42F8E1AF" w14:textId="77777777" w:rsidR="00BB0451" w:rsidRPr="00452820" w:rsidRDefault="00BB0451" w:rsidP="00BB0451">
            <w:pPr>
              <w:spacing w:before="0" w:after="0"/>
              <w:jc w:val="left"/>
              <w:rPr>
                <w:rFonts w:cs="Times New Roman"/>
                <w:color w:val="000000"/>
                <w:sz w:val="18"/>
                <w:szCs w:val="22"/>
              </w:rPr>
            </w:pP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555F5022" w14:textId="65071FBC" w:rsidR="00BB0451" w:rsidRPr="00452820" w:rsidRDefault="00BB0451" w:rsidP="00BB0451">
            <w:pPr>
              <w:spacing w:before="0" w:after="0"/>
              <w:jc w:val="left"/>
              <w:rPr>
                <w:rFonts w:cs="Times New Roman"/>
                <w:color w:val="000000"/>
                <w:sz w:val="18"/>
                <w:szCs w:val="16"/>
              </w:rPr>
            </w:pPr>
            <w:r w:rsidRPr="00452820">
              <w:rPr>
                <w:rFonts w:cs="Times New Roman"/>
                <w:color w:val="000000"/>
                <w:sz w:val="18"/>
                <w:szCs w:val="16"/>
              </w:rPr>
              <w:t>CPU: 4 cores</w:t>
            </w:r>
          </w:p>
          <w:p w14:paraId="449205F0" w14:textId="5D596B9A" w:rsidR="00BB0451" w:rsidRPr="00452820" w:rsidRDefault="00BB0451" w:rsidP="00BB0451">
            <w:pPr>
              <w:spacing w:before="0" w:after="0"/>
              <w:jc w:val="left"/>
              <w:rPr>
                <w:rFonts w:cs="Times New Roman"/>
                <w:color w:val="000000"/>
                <w:sz w:val="18"/>
                <w:szCs w:val="16"/>
              </w:rPr>
            </w:pPr>
            <w:r w:rsidRPr="00452820">
              <w:rPr>
                <w:rFonts w:cs="Times New Roman"/>
                <w:color w:val="000000"/>
                <w:sz w:val="18"/>
                <w:szCs w:val="16"/>
              </w:rPr>
              <w:t>Memory: 16GB</w:t>
            </w:r>
          </w:p>
          <w:p w14:paraId="30FA9D02" w14:textId="1BC4EEFE" w:rsidR="00BB0451" w:rsidRPr="00452820" w:rsidRDefault="00BB0451" w:rsidP="00BB0451">
            <w:pPr>
              <w:spacing w:before="0" w:after="0"/>
              <w:jc w:val="left"/>
              <w:rPr>
                <w:rFonts w:cs="Times New Roman"/>
                <w:color w:val="000000"/>
                <w:sz w:val="18"/>
                <w:szCs w:val="16"/>
              </w:rPr>
            </w:pPr>
            <w:r w:rsidRPr="00452820">
              <w:rPr>
                <w:rFonts w:cs="Times New Roman"/>
                <w:color w:val="000000"/>
                <w:sz w:val="18"/>
                <w:szCs w:val="16"/>
              </w:rPr>
              <w:t>Operating System: Windows Server 2012 R2</w:t>
            </w:r>
          </w:p>
          <w:p w14:paraId="196620E2" w14:textId="351E138D" w:rsidR="00BB0451" w:rsidRPr="00452820" w:rsidRDefault="00BB0451" w:rsidP="00BB0451">
            <w:pPr>
              <w:spacing w:before="0" w:after="0"/>
              <w:jc w:val="left"/>
              <w:rPr>
                <w:rFonts w:cs="Times New Roman"/>
                <w:color w:val="000000"/>
                <w:sz w:val="18"/>
                <w:szCs w:val="16"/>
              </w:rPr>
            </w:pPr>
            <w:r w:rsidRPr="00452820">
              <w:rPr>
                <w:rFonts w:cs="Times New Roman"/>
                <w:color w:val="000000"/>
                <w:sz w:val="18"/>
                <w:szCs w:val="16"/>
              </w:rPr>
              <w:t xml:space="preserve">VLAN: </w:t>
            </w:r>
            <w:r w:rsidR="00B9584F">
              <w:rPr>
                <w:rFonts w:cs="Times New Roman"/>
                <w:color w:val="000000"/>
                <w:sz w:val="18"/>
                <w:szCs w:val="16"/>
              </w:rPr>
              <w:t>1501</w:t>
            </w:r>
          </w:p>
          <w:p w14:paraId="60F6E1DF" w14:textId="58732D28" w:rsidR="00BB0451" w:rsidRPr="00452820" w:rsidRDefault="00BB0451" w:rsidP="00BB0451">
            <w:pPr>
              <w:spacing w:before="0" w:after="0"/>
              <w:jc w:val="left"/>
              <w:rPr>
                <w:rFonts w:cs="Times New Roman"/>
                <w:color w:val="000000"/>
                <w:sz w:val="18"/>
                <w:szCs w:val="16"/>
              </w:rPr>
            </w:pPr>
            <w:r w:rsidRPr="00452820">
              <w:rPr>
                <w:rFonts w:cs="Times New Roman"/>
                <w:color w:val="000000"/>
                <w:sz w:val="18"/>
                <w:szCs w:val="16"/>
              </w:rPr>
              <w:t>Storage:</w:t>
            </w:r>
            <w:r w:rsidR="00B9584F">
              <w:rPr>
                <w:rFonts w:cs="Times New Roman"/>
                <w:color w:val="000000"/>
                <w:sz w:val="18"/>
                <w:szCs w:val="16"/>
              </w:rPr>
              <w:t xml:space="preserve"> 50</w:t>
            </w:r>
            <w:r w:rsidR="00B9584F" w:rsidRPr="00C61338">
              <w:rPr>
                <w:rFonts w:cs="Times New Roman"/>
                <w:color w:val="000000"/>
                <w:sz w:val="18"/>
                <w:szCs w:val="16"/>
              </w:rPr>
              <w:t>GB</w:t>
            </w:r>
            <w:r w:rsidR="00B9584F">
              <w:rPr>
                <w:rFonts w:cs="Times New Roman"/>
                <w:color w:val="000000"/>
                <w:sz w:val="18"/>
                <w:szCs w:val="16"/>
              </w:rPr>
              <w:t>, 100GB</w:t>
            </w:r>
          </w:p>
        </w:tc>
      </w:tr>
      <w:tr w:rsidR="00982F3F" w:rsidRPr="00926F86" w14:paraId="6587081B" w14:textId="77777777" w:rsidTr="00C631EE">
        <w:trPr>
          <w:trHeight w:val="1549"/>
        </w:trPr>
        <w:tc>
          <w:tcPr>
            <w:tcW w:w="1486" w:type="dxa"/>
            <w:tcBorders>
              <w:top w:val="nil"/>
              <w:left w:val="single" w:sz="4" w:space="0" w:color="auto"/>
              <w:bottom w:val="single" w:sz="4" w:space="0" w:color="auto"/>
              <w:right w:val="single" w:sz="8" w:space="0" w:color="auto"/>
            </w:tcBorders>
            <w:vAlign w:val="center"/>
          </w:tcPr>
          <w:p w14:paraId="71FE5564" w14:textId="77777777" w:rsidR="00982F3F" w:rsidRPr="000B70FD" w:rsidRDefault="00982F3F" w:rsidP="00982F3F">
            <w:pPr>
              <w:spacing w:before="0" w:after="0"/>
              <w:jc w:val="left"/>
              <w:rPr>
                <w:rFonts w:cs="Times New Roman"/>
                <w:color w:val="000000"/>
                <w:sz w:val="18"/>
                <w:szCs w:val="22"/>
              </w:rPr>
            </w:pPr>
          </w:p>
        </w:tc>
        <w:tc>
          <w:tcPr>
            <w:tcW w:w="1842" w:type="dxa"/>
            <w:tcBorders>
              <w:top w:val="single" w:sz="4" w:space="0" w:color="auto"/>
              <w:left w:val="single" w:sz="8" w:space="0" w:color="auto"/>
              <w:bottom w:val="single" w:sz="4" w:space="0" w:color="auto"/>
              <w:right w:val="single" w:sz="4" w:space="0" w:color="auto"/>
            </w:tcBorders>
            <w:shd w:val="clear" w:color="auto" w:fill="auto"/>
            <w:vAlign w:val="center"/>
          </w:tcPr>
          <w:p w14:paraId="2AAA1D9B" w14:textId="77777777" w:rsidR="00982F3F" w:rsidRPr="00266FF7" w:rsidRDefault="00982F3F" w:rsidP="00982F3F">
            <w:pPr>
              <w:spacing w:before="0" w:after="0"/>
              <w:jc w:val="left"/>
              <w:rPr>
                <w:color w:val="000000"/>
              </w:rPr>
            </w:pPr>
            <w:r w:rsidRPr="00266FF7">
              <w:rPr>
                <w:color w:val="000000"/>
              </w:rPr>
              <w:t>gbcitghvddb05</w:t>
            </w:r>
          </w:p>
          <w:p w14:paraId="5B3E9115" w14:textId="77777777" w:rsidR="00982F3F" w:rsidRPr="00266FF7" w:rsidRDefault="00982F3F" w:rsidP="00982F3F">
            <w:pPr>
              <w:spacing w:before="0" w:after="0"/>
              <w:jc w:val="left"/>
              <w:rPr>
                <w:color w:val="000000"/>
              </w:rPr>
            </w:pPr>
            <w:r w:rsidRPr="00266FF7">
              <w:rPr>
                <w:color w:val="000000"/>
              </w:rPr>
              <w:t>intra.dev.local</w:t>
            </w:r>
          </w:p>
          <w:p w14:paraId="0A50C14D" w14:textId="77777777" w:rsidR="00982F3F" w:rsidRPr="00266FF7" w:rsidRDefault="00982F3F" w:rsidP="00982F3F">
            <w:pPr>
              <w:spacing w:before="0" w:after="0"/>
              <w:jc w:val="left"/>
              <w:rPr>
                <w:color w:val="000000"/>
              </w:rPr>
            </w:pPr>
            <w:r w:rsidRPr="00266FF7">
              <w:rPr>
                <w:color w:val="000000"/>
              </w:rPr>
              <w:t>10.240.101.237</w:t>
            </w:r>
          </w:p>
          <w:p w14:paraId="57146550" w14:textId="77777777" w:rsidR="00982F3F" w:rsidRPr="00266FF7" w:rsidRDefault="00982F3F" w:rsidP="00982F3F">
            <w:pPr>
              <w:spacing w:before="0" w:after="0"/>
              <w:jc w:val="left"/>
              <w:rPr>
                <w:color w:val="000000"/>
              </w:rPr>
            </w:pPr>
          </w:p>
          <w:p w14:paraId="447F8CB2" w14:textId="77777777" w:rsidR="00982F3F" w:rsidRPr="00266FF7" w:rsidRDefault="00982F3F" w:rsidP="00982F3F">
            <w:pPr>
              <w:spacing w:before="0" w:after="0"/>
              <w:jc w:val="left"/>
              <w:rPr>
                <w:rFonts w:cs="Times New Roman"/>
                <w:color w:val="000000"/>
                <w:sz w:val="18"/>
                <w:szCs w:val="22"/>
              </w:rPr>
            </w:pPr>
            <w:r w:rsidRPr="00266FF7">
              <w:rPr>
                <w:rFonts w:cs="Times New Roman"/>
                <w:color w:val="000000"/>
                <w:sz w:val="18"/>
                <w:szCs w:val="22"/>
              </w:rPr>
              <w:t>RCT SQL Database Server</w:t>
            </w:r>
          </w:p>
          <w:p w14:paraId="451EC268" w14:textId="77777777" w:rsidR="00982F3F" w:rsidRPr="00982F3F" w:rsidRDefault="00982F3F" w:rsidP="00982F3F">
            <w:pPr>
              <w:spacing w:before="0" w:after="0"/>
              <w:jc w:val="left"/>
              <w:rPr>
                <w:rFonts w:cs="Times New Roman"/>
                <w:color w:val="000000"/>
                <w:sz w:val="18"/>
                <w:szCs w:val="22"/>
              </w:rPr>
            </w:pP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79506829" w14:textId="77777777" w:rsidR="00982F3F" w:rsidRPr="00266FF7" w:rsidRDefault="00982F3F" w:rsidP="00982F3F">
            <w:pPr>
              <w:spacing w:before="0" w:after="0"/>
              <w:jc w:val="left"/>
              <w:rPr>
                <w:rFonts w:cs="Times New Roman"/>
                <w:color w:val="000000"/>
                <w:sz w:val="18"/>
                <w:szCs w:val="16"/>
              </w:rPr>
            </w:pPr>
            <w:r w:rsidRPr="00266FF7">
              <w:rPr>
                <w:rFonts w:cs="Times New Roman"/>
                <w:color w:val="000000"/>
                <w:sz w:val="18"/>
                <w:szCs w:val="16"/>
              </w:rPr>
              <w:t>CPU: 4 cores</w:t>
            </w:r>
          </w:p>
          <w:p w14:paraId="1CB8EAC7" w14:textId="77777777" w:rsidR="00982F3F" w:rsidRPr="00266FF7" w:rsidRDefault="00982F3F" w:rsidP="00982F3F">
            <w:pPr>
              <w:spacing w:before="0" w:after="0"/>
              <w:jc w:val="left"/>
              <w:rPr>
                <w:rFonts w:cs="Times New Roman"/>
                <w:color w:val="000000"/>
                <w:sz w:val="18"/>
                <w:szCs w:val="16"/>
              </w:rPr>
            </w:pPr>
            <w:r w:rsidRPr="00266FF7">
              <w:rPr>
                <w:rFonts w:cs="Times New Roman"/>
                <w:color w:val="000000"/>
                <w:sz w:val="18"/>
                <w:szCs w:val="16"/>
              </w:rPr>
              <w:t>Memory: 16GB</w:t>
            </w:r>
          </w:p>
          <w:p w14:paraId="7D138DC2" w14:textId="77777777" w:rsidR="00982F3F" w:rsidRPr="00266FF7" w:rsidRDefault="00982F3F" w:rsidP="00982F3F">
            <w:pPr>
              <w:spacing w:before="0" w:after="0"/>
              <w:jc w:val="left"/>
              <w:rPr>
                <w:rFonts w:cs="Times New Roman"/>
                <w:color w:val="000000"/>
                <w:sz w:val="18"/>
                <w:szCs w:val="16"/>
              </w:rPr>
            </w:pPr>
            <w:r w:rsidRPr="00266FF7">
              <w:rPr>
                <w:rFonts w:cs="Times New Roman"/>
                <w:color w:val="000000"/>
                <w:sz w:val="18"/>
                <w:szCs w:val="16"/>
              </w:rPr>
              <w:t>Operating System: Windows Server 2012 R2</w:t>
            </w:r>
          </w:p>
          <w:p w14:paraId="723257E4" w14:textId="77777777" w:rsidR="00982F3F" w:rsidRPr="00266FF7" w:rsidRDefault="00982F3F" w:rsidP="00982F3F">
            <w:pPr>
              <w:spacing w:before="0" w:after="0"/>
              <w:jc w:val="left"/>
              <w:rPr>
                <w:rFonts w:cs="Times New Roman"/>
                <w:color w:val="000000"/>
                <w:sz w:val="18"/>
                <w:szCs w:val="16"/>
              </w:rPr>
            </w:pPr>
            <w:r w:rsidRPr="00266FF7">
              <w:rPr>
                <w:rFonts w:cs="Times New Roman"/>
                <w:color w:val="000000"/>
                <w:sz w:val="18"/>
                <w:szCs w:val="16"/>
              </w:rPr>
              <w:t>VLAN: 1501</w:t>
            </w:r>
          </w:p>
          <w:p w14:paraId="4814EAF8" w14:textId="1062AEF5" w:rsidR="00982F3F" w:rsidRPr="00982F3F" w:rsidRDefault="00982F3F" w:rsidP="00982F3F">
            <w:pPr>
              <w:spacing w:before="0" w:after="0"/>
              <w:jc w:val="left"/>
              <w:rPr>
                <w:rFonts w:cs="Times New Roman"/>
                <w:color w:val="000000"/>
                <w:sz w:val="18"/>
                <w:szCs w:val="16"/>
              </w:rPr>
            </w:pPr>
            <w:r w:rsidRPr="00266FF7">
              <w:rPr>
                <w:rFonts w:cs="Times New Roman"/>
                <w:color w:val="000000"/>
                <w:sz w:val="18"/>
                <w:szCs w:val="16"/>
              </w:rPr>
              <w:t>Storage: 50GB, 300GB</w:t>
            </w:r>
          </w:p>
        </w:tc>
      </w:tr>
    </w:tbl>
    <w:p w14:paraId="734A7A74" w14:textId="77777777" w:rsidR="00A40F9E" w:rsidRDefault="00A40F9E" w:rsidP="00257C06"/>
    <w:p w14:paraId="7EABAC2E" w14:textId="3C119D3D" w:rsidR="00E00569" w:rsidRDefault="00E00569" w:rsidP="00257C06">
      <w:r>
        <w:br w:type="page"/>
      </w:r>
    </w:p>
    <w:p w14:paraId="0AC9F64B" w14:textId="77777777" w:rsidR="00A40F9E" w:rsidRDefault="00A40F9E" w:rsidP="00257C06"/>
    <w:tbl>
      <w:tblPr>
        <w:tblW w:w="8095" w:type="dxa"/>
        <w:tblInd w:w="93" w:type="dxa"/>
        <w:tblLook w:val="04A0" w:firstRow="1" w:lastRow="0" w:firstColumn="1" w:lastColumn="0" w:noHBand="0" w:noVBand="1"/>
      </w:tblPr>
      <w:tblGrid>
        <w:gridCol w:w="1486"/>
        <w:gridCol w:w="1842"/>
        <w:gridCol w:w="4767"/>
      </w:tblGrid>
      <w:tr w:rsidR="00A40F9E" w:rsidRPr="00926F86" w14:paraId="02935086" w14:textId="77777777" w:rsidTr="00A40F9E">
        <w:trPr>
          <w:trHeight w:val="315"/>
        </w:trPr>
        <w:tc>
          <w:tcPr>
            <w:tcW w:w="1486" w:type="dxa"/>
            <w:tcBorders>
              <w:top w:val="single" w:sz="4" w:space="0" w:color="auto"/>
              <w:left w:val="single" w:sz="4" w:space="0" w:color="auto"/>
              <w:bottom w:val="single" w:sz="8" w:space="0" w:color="auto"/>
              <w:right w:val="single" w:sz="8" w:space="0" w:color="auto"/>
            </w:tcBorders>
            <w:shd w:val="clear" w:color="auto" w:fill="E5B8B7" w:themeFill="accent2" w:themeFillTint="66"/>
            <w:vAlign w:val="center"/>
            <w:hideMark/>
          </w:tcPr>
          <w:p w14:paraId="1AF94F4F" w14:textId="3CD16FB2" w:rsidR="00A40F9E" w:rsidRPr="000B70FD" w:rsidRDefault="00294CB6" w:rsidP="00A40F9E">
            <w:pPr>
              <w:spacing w:before="0" w:after="0"/>
              <w:jc w:val="left"/>
              <w:rPr>
                <w:rFonts w:cs="Times New Roman"/>
                <w:color w:val="000000"/>
                <w:sz w:val="18"/>
                <w:szCs w:val="22"/>
              </w:rPr>
            </w:pPr>
            <w:r>
              <w:rPr>
                <w:rFonts w:cs="Times New Roman"/>
                <w:color w:val="000000"/>
                <w:sz w:val="18"/>
                <w:szCs w:val="22"/>
              </w:rPr>
              <w:t>Description</w:t>
            </w:r>
          </w:p>
        </w:tc>
        <w:tc>
          <w:tcPr>
            <w:tcW w:w="1842" w:type="dxa"/>
            <w:tcBorders>
              <w:top w:val="single" w:sz="4" w:space="0" w:color="auto"/>
              <w:left w:val="nil"/>
              <w:bottom w:val="single" w:sz="8" w:space="0" w:color="auto"/>
              <w:right w:val="single" w:sz="8" w:space="0" w:color="auto"/>
            </w:tcBorders>
            <w:shd w:val="clear" w:color="auto" w:fill="E5B8B7" w:themeFill="accent2" w:themeFillTint="66"/>
            <w:vAlign w:val="center"/>
            <w:hideMark/>
          </w:tcPr>
          <w:p w14:paraId="69644112" w14:textId="59EE2FBF" w:rsidR="00A40F9E" w:rsidRPr="000B70FD" w:rsidRDefault="00A40F9E" w:rsidP="00A40F9E">
            <w:pPr>
              <w:spacing w:before="0" w:after="0"/>
              <w:jc w:val="left"/>
              <w:rPr>
                <w:rFonts w:cs="Times New Roman"/>
                <w:color w:val="000000"/>
                <w:sz w:val="18"/>
                <w:szCs w:val="22"/>
              </w:rPr>
            </w:pPr>
            <w:r w:rsidRPr="000B70FD">
              <w:rPr>
                <w:rFonts w:cs="Times New Roman"/>
                <w:color w:val="000000"/>
                <w:sz w:val="18"/>
                <w:szCs w:val="22"/>
              </w:rPr>
              <w:t>Server</w:t>
            </w:r>
            <w:r w:rsidR="00294CB6">
              <w:rPr>
                <w:rFonts w:cs="Times New Roman"/>
                <w:color w:val="000000"/>
                <w:sz w:val="18"/>
                <w:szCs w:val="22"/>
              </w:rPr>
              <w:t xml:space="preserve"> / </w:t>
            </w:r>
            <w:r w:rsidR="00294CB6" w:rsidRPr="00C631EE">
              <w:rPr>
                <w:rFonts w:cs="Times New Roman"/>
                <w:i/>
                <w:color w:val="000000"/>
                <w:sz w:val="18"/>
                <w:szCs w:val="22"/>
              </w:rPr>
              <w:t>Environment</w:t>
            </w:r>
          </w:p>
        </w:tc>
        <w:tc>
          <w:tcPr>
            <w:tcW w:w="4767" w:type="dxa"/>
            <w:tcBorders>
              <w:top w:val="single" w:sz="4" w:space="0" w:color="auto"/>
              <w:left w:val="nil"/>
              <w:bottom w:val="single" w:sz="4" w:space="0" w:color="auto"/>
              <w:right w:val="single" w:sz="4" w:space="0" w:color="auto"/>
            </w:tcBorders>
            <w:shd w:val="clear" w:color="auto" w:fill="E5B8B7" w:themeFill="accent2" w:themeFillTint="66"/>
            <w:vAlign w:val="center"/>
            <w:hideMark/>
          </w:tcPr>
          <w:p w14:paraId="4621324B" w14:textId="77777777" w:rsidR="00A40F9E" w:rsidRPr="000B70FD" w:rsidRDefault="00A40F9E" w:rsidP="00A40F9E">
            <w:pPr>
              <w:spacing w:before="0" w:after="0"/>
              <w:jc w:val="left"/>
              <w:rPr>
                <w:rFonts w:cs="Times New Roman"/>
                <w:color w:val="000000"/>
                <w:sz w:val="18"/>
                <w:szCs w:val="22"/>
              </w:rPr>
            </w:pPr>
            <w:r w:rsidRPr="000B70FD">
              <w:rPr>
                <w:rFonts w:cs="Times New Roman"/>
                <w:color w:val="000000"/>
                <w:sz w:val="18"/>
                <w:szCs w:val="22"/>
              </w:rPr>
              <w:t>Specification</w:t>
            </w:r>
          </w:p>
        </w:tc>
      </w:tr>
      <w:tr w:rsidR="00294CB6" w:rsidRPr="00926F86" w14:paraId="6FDB611D" w14:textId="77777777" w:rsidTr="00A40F9E">
        <w:trPr>
          <w:trHeight w:val="973"/>
        </w:trPr>
        <w:tc>
          <w:tcPr>
            <w:tcW w:w="1486" w:type="dxa"/>
            <w:vMerge w:val="restart"/>
            <w:tcBorders>
              <w:top w:val="nil"/>
              <w:left w:val="single" w:sz="4" w:space="0" w:color="auto"/>
              <w:bottom w:val="single" w:sz="8" w:space="0" w:color="000000"/>
              <w:right w:val="single" w:sz="8" w:space="0" w:color="auto"/>
            </w:tcBorders>
            <w:shd w:val="clear" w:color="auto" w:fill="auto"/>
            <w:vAlign w:val="center"/>
          </w:tcPr>
          <w:p w14:paraId="6884E005" w14:textId="65CDD37A" w:rsidR="00294CB6" w:rsidRPr="00266FF7" w:rsidRDefault="00294CB6" w:rsidP="00294CB6">
            <w:pPr>
              <w:spacing w:before="0" w:after="0"/>
              <w:jc w:val="left"/>
              <w:rPr>
                <w:rFonts w:cs="Times New Roman"/>
                <w:b/>
                <w:color w:val="000000"/>
                <w:sz w:val="18"/>
                <w:szCs w:val="22"/>
              </w:rPr>
            </w:pPr>
            <w:r>
              <w:rPr>
                <w:rFonts w:cs="Times New Roman"/>
                <w:b/>
                <w:color w:val="000000"/>
                <w:sz w:val="18"/>
                <w:szCs w:val="22"/>
              </w:rPr>
              <w:t xml:space="preserve">Network File Share </w:t>
            </w:r>
          </w:p>
        </w:tc>
        <w:tc>
          <w:tcPr>
            <w:tcW w:w="1842" w:type="dxa"/>
            <w:tcBorders>
              <w:top w:val="nil"/>
              <w:left w:val="single" w:sz="8" w:space="0" w:color="auto"/>
              <w:bottom w:val="single" w:sz="8" w:space="0" w:color="000000"/>
              <w:right w:val="single" w:sz="4" w:space="0" w:color="auto"/>
            </w:tcBorders>
            <w:shd w:val="clear" w:color="auto" w:fill="auto"/>
            <w:vAlign w:val="center"/>
          </w:tcPr>
          <w:p w14:paraId="48696B3A" w14:textId="77777777" w:rsidR="00294CB6" w:rsidRDefault="00294CB6" w:rsidP="00294CB6">
            <w:pPr>
              <w:spacing w:before="0" w:after="0"/>
              <w:jc w:val="left"/>
              <w:rPr>
                <w:color w:val="000000"/>
              </w:rPr>
            </w:pPr>
            <w:r>
              <w:rPr>
                <w:color w:val="000000"/>
              </w:rPr>
              <w:t>lhdvoynfs01v</w:t>
            </w:r>
          </w:p>
          <w:p w14:paraId="0F436438" w14:textId="77777777" w:rsidR="00294CB6" w:rsidRDefault="00294CB6" w:rsidP="00294CB6">
            <w:pPr>
              <w:spacing w:before="0" w:after="0"/>
              <w:jc w:val="left"/>
              <w:rPr>
                <w:color w:val="000000"/>
              </w:rPr>
            </w:pPr>
            <w:r>
              <w:rPr>
                <w:color w:val="000000"/>
              </w:rPr>
              <w:t>webservices.group</w:t>
            </w:r>
          </w:p>
          <w:p w14:paraId="27686B26" w14:textId="77777777" w:rsidR="00294CB6" w:rsidRDefault="00294CB6" w:rsidP="00294CB6">
            <w:pPr>
              <w:spacing w:before="0" w:after="0"/>
              <w:jc w:val="left"/>
              <w:rPr>
                <w:color w:val="000000"/>
              </w:rPr>
            </w:pPr>
            <w:r>
              <w:rPr>
                <w:color w:val="000000"/>
              </w:rPr>
              <w:t>10.254.94.230</w:t>
            </w:r>
          </w:p>
          <w:p w14:paraId="1F40F7DE" w14:textId="77777777" w:rsidR="00E00569" w:rsidRDefault="00E00569" w:rsidP="00294CB6">
            <w:pPr>
              <w:spacing w:before="0" w:after="0"/>
              <w:jc w:val="left"/>
              <w:rPr>
                <w:rFonts w:cs="Times New Roman"/>
                <w:color w:val="000000"/>
                <w:sz w:val="18"/>
                <w:szCs w:val="22"/>
              </w:rPr>
            </w:pPr>
          </w:p>
          <w:p w14:paraId="6BE34A1F" w14:textId="4EF16F20" w:rsidR="00294CB6" w:rsidRDefault="00294CB6" w:rsidP="00294CB6">
            <w:pPr>
              <w:spacing w:before="0" w:after="0"/>
              <w:jc w:val="left"/>
              <w:rPr>
                <w:rFonts w:cs="Times New Roman"/>
                <w:color w:val="000000"/>
                <w:sz w:val="18"/>
                <w:szCs w:val="22"/>
              </w:rPr>
            </w:pPr>
            <w:r>
              <w:rPr>
                <w:rFonts w:cs="Times New Roman"/>
                <w:color w:val="000000"/>
                <w:sz w:val="18"/>
                <w:szCs w:val="22"/>
              </w:rPr>
              <w:t>NFS Storage Server</w:t>
            </w:r>
          </w:p>
          <w:p w14:paraId="2D66A28D" w14:textId="45AD2610" w:rsidR="00294CB6" w:rsidRDefault="00294CB6" w:rsidP="00294CB6">
            <w:pPr>
              <w:spacing w:before="0" w:after="0"/>
              <w:jc w:val="left"/>
              <w:rPr>
                <w:rFonts w:cs="Times New Roman"/>
                <w:color w:val="000000"/>
                <w:sz w:val="18"/>
                <w:szCs w:val="22"/>
              </w:rPr>
            </w:pPr>
            <w:r>
              <w:rPr>
                <w:rFonts w:cs="Times New Roman"/>
                <w:color w:val="000000"/>
                <w:sz w:val="18"/>
                <w:szCs w:val="22"/>
              </w:rPr>
              <w:t>Linux</w:t>
            </w:r>
          </w:p>
          <w:p w14:paraId="6B99BAA6" w14:textId="1EC070A7" w:rsidR="00294CB6" w:rsidRPr="00C631EE" w:rsidRDefault="00CC6258" w:rsidP="00294CB6">
            <w:pPr>
              <w:spacing w:before="0" w:after="0"/>
              <w:jc w:val="left"/>
              <w:rPr>
                <w:rFonts w:cs="Times New Roman"/>
                <w:i/>
                <w:color w:val="000000"/>
                <w:sz w:val="18"/>
                <w:szCs w:val="22"/>
              </w:rPr>
            </w:pPr>
            <w:r>
              <w:rPr>
                <w:rFonts w:cs="Times New Roman"/>
                <w:i/>
                <w:color w:val="000000"/>
                <w:sz w:val="18"/>
                <w:szCs w:val="22"/>
              </w:rPr>
              <w:t>DEVELOPMENT</w:t>
            </w:r>
            <w:r w:rsidR="00294CB6" w:rsidRPr="00C631EE">
              <w:rPr>
                <w:rFonts w:cs="Times New Roman"/>
                <w:i/>
                <w:color w:val="000000"/>
                <w:sz w:val="18"/>
                <w:szCs w:val="22"/>
              </w:rPr>
              <w:t xml:space="preserve"> / </w:t>
            </w:r>
            <w:r>
              <w:rPr>
                <w:rFonts w:cs="Times New Roman"/>
                <w:i/>
                <w:color w:val="000000"/>
                <w:sz w:val="18"/>
                <w:szCs w:val="22"/>
              </w:rPr>
              <w:t>TEST</w:t>
            </w: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278E40D3" w14:textId="77777777" w:rsidR="00294CB6" w:rsidRPr="00C61338" w:rsidRDefault="00294CB6" w:rsidP="00294CB6">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1759A443" w14:textId="77777777" w:rsidR="00294CB6" w:rsidRPr="00C61338" w:rsidRDefault="00294CB6" w:rsidP="00294CB6">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64FF6E5D" w14:textId="77777777" w:rsidR="00294CB6" w:rsidRPr="00C61338" w:rsidRDefault="00294CB6" w:rsidP="00294CB6">
            <w:pPr>
              <w:spacing w:before="0" w:after="0"/>
              <w:jc w:val="left"/>
              <w:rPr>
                <w:rFonts w:cs="Times New Roman"/>
                <w:color w:val="000000"/>
                <w:sz w:val="18"/>
                <w:szCs w:val="16"/>
              </w:rPr>
            </w:pPr>
            <w:r w:rsidRPr="00C61338">
              <w:rPr>
                <w:rFonts w:cs="Times New Roman"/>
                <w:color w:val="000000"/>
                <w:sz w:val="18"/>
                <w:szCs w:val="16"/>
              </w:rPr>
              <w:t>Operating System: RHEL 7.5</w:t>
            </w:r>
          </w:p>
          <w:p w14:paraId="3639BF53" w14:textId="77777777" w:rsidR="00294CB6" w:rsidRPr="00C61338" w:rsidRDefault="00294CB6" w:rsidP="00294CB6">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494</w:t>
            </w:r>
          </w:p>
          <w:p w14:paraId="7C7D5965" w14:textId="606DAF50" w:rsidR="00294CB6" w:rsidRPr="000B70FD" w:rsidRDefault="00294CB6" w:rsidP="00294CB6">
            <w:pPr>
              <w:spacing w:before="0" w:after="0"/>
              <w:jc w:val="left"/>
              <w:rPr>
                <w:rFonts w:cs="Times New Roman"/>
                <w:color w:val="000000"/>
                <w:sz w:val="18"/>
                <w:szCs w:val="16"/>
              </w:rPr>
            </w:pPr>
            <w:r w:rsidRPr="00C61338">
              <w:rPr>
                <w:rFonts w:cs="Times New Roman"/>
                <w:color w:val="000000"/>
                <w:sz w:val="18"/>
                <w:szCs w:val="16"/>
              </w:rPr>
              <w:t xml:space="preserve">Storage: </w:t>
            </w:r>
            <w:r>
              <w:rPr>
                <w:rFonts w:cs="Times New Roman"/>
                <w:color w:val="000000"/>
                <w:sz w:val="18"/>
                <w:szCs w:val="16"/>
              </w:rPr>
              <w:t>1TB</w:t>
            </w:r>
          </w:p>
        </w:tc>
      </w:tr>
      <w:tr w:rsidR="00CC6258" w:rsidRPr="00926F86" w14:paraId="311CC339" w14:textId="77777777" w:rsidTr="00A40F9E">
        <w:trPr>
          <w:trHeight w:val="1329"/>
        </w:trPr>
        <w:tc>
          <w:tcPr>
            <w:tcW w:w="1486" w:type="dxa"/>
            <w:vMerge/>
            <w:tcBorders>
              <w:top w:val="nil"/>
              <w:left w:val="single" w:sz="4" w:space="0" w:color="auto"/>
              <w:bottom w:val="single" w:sz="8" w:space="0" w:color="000000"/>
              <w:right w:val="single" w:sz="8" w:space="0" w:color="auto"/>
            </w:tcBorders>
            <w:vAlign w:val="center"/>
          </w:tcPr>
          <w:p w14:paraId="4E298541" w14:textId="77777777" w:rsidR="00CC6258" w:rsidRPr="000B70FD" w:rsidRDefault="00CC6258" w:rsidP="00CC6258">
            <w:pPr>
              <w:spacing w:before="0" w:after="0"/>
              <w:jc w:val="left"/>
              <w:rPr>
                <w:rFonts w:cs="Times New Roman"/>
                <w:color w:val="000000"/>
                <w:sz w:val="18"/>
                <w:szCs w:val="22"/>
              </w:rPr>
            </w:pPr>
          </w:p>
        </w:tc>
        <w:tc>
          <w:tcPr>
            <w:tcW w:w="1842" w:type="dxa"/>
            <w:tcBorders>
              <w:top w:val="nil"/>
              <w:left w:val="single" w:sz="8" w:space="0" w:color="auto"/>
              <w:bottom w:val="single" w:sz="4" w:space="0" w:color="auto"/>
              <w:right w:val="single" w:sz="4" w:space="0" w:color="auto"/>
            </w:tcBorders>
            <w:shd w:val="clear" w:color="auto" w:fill="auto"/>
            <w:vAlign w:val="center"/>
          </w:tcPr>
          <w:p w14:paraId="6D089FDF" w14:textId="77777777" w:rsidR="006B44CB" w:rsidRDefault="006B44CB" w:rsidP="00CC6258">
            <w:pPr>
              <w:spacing w:before="0" w:after="0"/>
              <w:jc w:val="left"/>
              <w:rPr>
                <w:color w:val="000000"/>
              </w:rPr>
            </w:pPr>
            <w:r w:rsidRPr="006B44CB">
              <w:rPr>
                <w:color w:val="000000"/>
              </w:rPr>
              <w:t>lhevoynfs01v</w:t>
            </w:r>
          </w:p>
          <w:p w14:paraId="651657D9" w14:textId="03F1C469" w:rsidR="00CC6258" w:rsidRDefault="00CC6258" w:rsidP="00CC6258">
            <w:pPr>
              <w:spacing w:before="0" w:after="0"/>
              <w:jc w:val="left"/>
              <w:rPr>
                <w:color w:val="000000"/>
              </w:rPr>
            </w:pPr>
            <w:r>
              <w:rPr>
                <w:color w:val="000000"/>
              </w:rPr>
              <w:t>webservices.group</w:t>
            </w:r>
          </w:p>
          <w:p w14:paraId="1B802E51" w14:textId="77777777" w:rsidR="006B44CB" w:rsidRDefault="006B44CB" w:rsidP="00CC6258">
            <w:pPr>
              <w:spacing w:before="0" w:after="0"/>
              <w:jc w:val="left"/>
              <w:rPr>
                <w:color w:val="000000"/>
              </w:rPr>
            </w:pPr>
            <w:r w:rsidRPr="006B44CB">
              <w:rPr>
                <w:color w:val="000000"/>
              </w:rPr>
              <w:t>10.254.95.69</w:t>
            </w:r>
          </w:p>
          <w:p w14:paraId="18DD2E2F" w14:textId="77777777" w:rsidR="00E00569" w:rsidRDefault="00E00569" w:rsidP="00CC6258">
            <w:pPr>
              <w:spacing w:before="0" w:after="0"/>
              <w:jc w:val="left"/>
              <w:rPr>
                <w:rFonts w:cs="Times New Roman"/>
                <w:color w:val="000000"/>
                <w:sz w:val="18"/>
                <w:szCs w:val="22"/>
              </w:rPr>
            </w:pPr>
          </w:p>
          <w:p w14:paraId="7D2FC395" w14:textId="1A71BFF1" w:rsidR="00CC6258" w:rsidRDefault="00CC6258" w:rsidP="00CC6258">
            <w:pPr>
              <w:spacing w:before="0" w:after="0"/>
              <w:jc w:val="left"/>
              <w:rPr>
                <w:rFonts w:cs="Times New Roman"/>
                <w:color w:val="000000"/>
                <w:sz w:val="18"/>
                <w:szCs w:val="22"/>
              </w:rPr>
            </w:pPr>
            <w:r>
              <w:rPr>
                <w:rFonts w:cs="Times New Roman"/>
                <w:color w:val="000000"/>
                <w:sz w:val="18"/>
                <w:szCs w:val="22"/>
              </w:rPr>
              <w:t>NFS Storage Server</w:t>
            </w:r>
          </w:p>
          <w:p w14:paraId="2C6F2CD5" w14:textId="77777777" w:rsidR="00CC6258" w:rsidRDefault="00CC6258" w:rsidP="00CC6258">
            <w:pPr>
              <w:spacing w:before="0" w:after="0"/>
              <w:jc w:val="left"/>
              <w:rPr>
                <w:rFonts w:cs="Times New Roman"/>
                <w:color w:val="000000"/>
                <w:sz w:val="18"/>
                <w:szCs w:val="22"/>
              </w:rPr>
            </w:pPr>
            <w:r>
              <w:rPr>
                <w:rFonts w:cs="Times New Roman"/>
                <w:color w:val="000000"/>
                <w:sz w:val="18"/>
                <w:szCs w:val="22"/>
              </w:rPr>
              <w:t>Linux</w:t>
            </w:r>
          </w:p>
          <w:p w14:paraId="014E58A2" w14:textId="39F12D7C" w:rsidR="00CC6258" w:rsidRPr="000B70FD" w:rsidRDefault="00CC6258" w:rsidP="00CC6258">
            <w:pPr>
              <w:spacing w:before="0" w:after="0"/>
              <w:jc w:val="left"/>
              <w:rPr>
                <w:rFonts w:cs="Times New Roman"/>
                <w:color w:val="000000"/>
                <w:sz w:val="18"/>
                <w:szCs w:val="22"/>
              </w:rPr>
            </w:pPr>
            <w:r>
              <w:rPr>
                <w:rFonts w:cs="Times New Roman"/>
                <w:i/>
                <w:color w:val="000000"/>
                <w:sz w:val="18"/>
                <w:szCs w:val="22"/>
              </w:rPr>
              <w:t>PRE</w:t>
            </w:r>
            <w:r w:rsidR="006B44CB">
              <w:rPr>
                <w:rFonts w:cs="Times New Roman"/>
                <w:i/>
                <w:color w:val="000000"/>
                <w:sz w:val="18"/>
                <w:szCs w:val="22"/>
              </w:rPr>
              <w:t xml:space="preserve"> PRODUCTION</w:t>
            </w: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6709794B" w14:textId="77777777" w:rsidR="00CC6258" w:rsidRPr="00C61338" w:rsidRDefault="00CC6258" w:rsidP="00CC6258">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717F2A34" w14:textId="77777777" w:rsidR="00CC6258" w:rsidRPr="00C61338" w:rsidRDefault="00CC6258" w:rsidP="00CC6258">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368305AD" w14:textId="77777777" w:rsidR="00CC6258" w:rsidRPr="00C61338" w:rsidRDefault="00CC6258" w:rsidP="00CC6258">
            <w:pPr>
              <w:spacing w:before="0" w:after="0"/>
              <w:jc w:val="left"/>
              <w:rPr>
                <w:rFonts w:cs="Times New Roman"/>
                <w:color w:val="000000"/>
                <w:sz w:val="18"/>
                <w:szCs w:val="16"/>
              </w:rPr>
            </w:pPr>
            <w:r w:rsidRPr="00C61338">
              <w:rPr>
                <w:rFonts w:cs="Times New Roman"/>
                <w:color w:val="000000"/>
                <w:sz w:val="18"/>
                <w:szCs w:val="16"/>
              </w:rPr>
              <w:t>Operating System: RHEL 7.5</w:t>
            </w:r>
          </w:p>
          <w:p w14:paraId="5B7D9031" w14:textId="31452C8E" w:rsidR="00CC6258" w:rsidRPr="00C61338" w:rsidRDefault="00CC6258" w:rsidP="00CC6258">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49</w:t>
            </w:r>
            <w:r w:rsidR="006B44CB">
              <w:rPr>
                <w:rFonts w:cs="Times New Roman"/>
                <w:color w:val="000000"/>
                <w:sz w:val="18"/>
                <w:szCs w:val="16"/>
              </w:rPr>
              <w:t>5</w:t>
            </w:r>
          </w:p>
          <w:p w14:paraId="74886F25" w14:textId="1C34E1F9" w:rsidR="00CC6258" w:rsidRPr="000B70FD" w:rsidRDefault="00CC6258" w:rsidP="00CC6258">
            <w:pPr>
              <w:spacing w:before="0" w:after="0"/>
              <w:jc w:val="left"/>
              <w:rPr>
                <w:rFonts w:cs="Times New Roman"/>
                <w:color w:val="000000"/>
                <w:sz w:val="18"/>
                <w:szCs w:val="16"/>
              </w:rPr>
            </w:pPr>
            <w:r w:rsidRPr="00C61338">
              <w:rPr>
                <w:rFonts w:cs="Times New Roman"/>
                <w:color w:val="000000"/>
                <w:sz w:val="18"/>
                <w:szCs w:val="16"/>
              </w:rPr>
              <w:t xml:space="preserve">Storage: </w:t>
            </w:r>
            <w:r w:rsidR="00E00569">
              <w:rPr>
                <w:rFonts w:cs="Times New Roman"/>
                <w:color w:val="000000"/>
                <w:sz w:val="18"/>
                <w:szCs w:val="16"/>
              </w:rPr>
              <w:t xml:space="preserve">36GB, 12GB, </w:t>
            </w:r>
            <w:r>
              <w:rPr>
                <w:rFonts w:cs="Times New Roman"/>
                <w:color w:val="000000"/>
                <w:sz w:val="18"/>
                <w:szCs w:val="16"/>
              </w:rPr>
              <w:t>1TB</w:t>
            </w:r>
          </w:p>
        </w:tc>
      </w:tr>
      <w:tr w:rsidR="00090FE7" w:rsidRPr="00926F86" w14:paraId="26D689CF" w14:textId="77777777" w:rsidTr="00A40F9E">
        <w:trPr>
          <w:trHeight w:val="1585"/>
        </w:trPr>
        <w:tc>
          <w:tcPr>
            <w:tcW w:w="1486" w:type="dxa"/>
            <w:vMerge/>
            <w:tcBorders>
              <w:top w:val="nil"/>
              <w:left w:val="single" w:sz="4" w:space="0" w:color="auto"/>
              <w:bottom w:val="single" w:sz="8" w:space="0" w:color="000000"/>
              <w:right w:val="single" w:sz="8" w:space="0" w:color="auto"/>
            </w:tcBorders>
            <w:vAlign w:val="center"/>
          </w:tcPr>
          <w:p w14:paraId="377A2106" w14:textId="77777777" w:rsidR="00090FE7" w:rsidRPr="000B70FD" w:rsidRDefault="00090FE7" w:rsidP="00090FE7">
            <w:pPr>
              <w:spacing w:before="0" w:after="0"/>
              <w:jc w:val="left"/>
              <w:rPr>
                <w:rFonts w:cs="Times New Roman"/>
                <w:color w:val="000000"/>
                <w:sz w:val="18"/>
                <w:szCs w:val="22"/>
              </w:rPr>
            </w:pPr>
          </w:p>
        </w:tc>
        <w:tc>
          <w:tcPr>
            <w:tcW w:w="1842" w:type="dxa"/>
            <w:tcBorders>
              <w:top w:val="nil"/>
              <w:left w:val="single" w:sz="8" w:space="0" w:color="auto"/>
              <w:bottom w:val="single" w:sz="4" w:space="0" w:color="auto"/>
              <w:right w:val="single" w:sz="4" w:space="0" w:color="auto"/>
            </w:tcBorders>
            <w:shd w:val="clear" w:color="auto" w:fill="auto"/>
            <w:vAlign w:val="center"/>
          </w:tcPr>
          <w:p w14:paraId="2DB39B49" w14:textId="77777777" w:rsidR="00090FE7" w:rsidRDefault="00090FE7" w:rsidP="00090FE7">
            <w:pPr>
              <w:spacing w:before="0" w:after="0"/>
              <w:jc w:val="left"/>
              <w:rPr>
                <w:color w:val="000000"/>
              </w:rPr>
            </w:pPr>
            <w:r w:rsidRPr="00090FE7">
              <w:rPr>
                <w:color w:val="000000"/>
              </w:rPr>
              <w:t>lxpvoynfs01v</w:t>
            </w:r>
          </w:p>
          <w:p w14:paraId="66EF0F17" w14:textId="45A03239" w:rsidR="00090FE7" w:rsidRDefault="00090FE7" w:rsidP="00090FE7">
            <w:pPr>
              <w:spacing w:before="0" w:after="0"/>
              <w:jc w:val="left"/>
              <w:rPr>
                <w:color w:val="000000"/>
              </w:rPr>
            </w:pPr>
            <w:r>
              <w:rPr>
                <w:color w:val="000000"/>
              </w:rPr>
              <w:t>webservices.group</w:t>
            </w:r>
          </w:p>
          <w:p w14:paraId="4AD0C14D" w14:textId="77777777" w:rsidR="00090FE7" w:rsidRDefault="00090FE7" w:rsidP="00090FE7">
            <w:pPr>
              <w:spacing w:before="0" w:after="0"/>
              <w:jc w:val="left"/>
              <w:rPr>
                <w:color w:val="000000"/>
              </w:rPr>
            </w:pPr>
            <w:r w:rsidRPr="00090FE7">
              <w:rPr>
                <w:color w:val="000000"/>
              </w:rPr>
              <w:t>10.254.88.199</w:t>
            </w:r>
          </w:p>
          <w:p w14:paraId="05B04DE7" w14:textId="77777777" w:rsidR="00E00569" w:rsidRDefault="00E00569" w:rsidP="00090FE7">
            <w:pPr>
              <w:spacing w:before="0" w:after="0"/>
              <w:jc w:val="left"/>
              <w:rPr>
                <w:rFonts w:cs="Times New Roman"/>
                <w:color w:val="000000"/>
                <w:sz w:val="18"/>
                <w:szCs w:val="22"/>
              </w:rPr>
            </w:pPr>
          </w:p>
          <w:p w14:paraId="5DA8C057" w14:textId="78418C4D" w:rsidR="00090FE7" w:rsidRDefault="00090FE7" w:rsidP="00090FE7">
            <w:pPr>
              <w:spacing w:before="0" w:after="0"/>
              <w:jc w:val="left"/>
              <w:rPr>
                <w:rFonts w:cs="Times New Roman"/>
                <w:color w:val="000000"/>
                <w:sz w:val="18"/>
                <w:szCs w:val="22"/>
              </w:rPr>
            </w:pPr>
            <w:r>
              <w:rPr>
                <w:rFonts w:cs="Times New Roman"/>
                <w:color w:val="000000"/>
                <w:sz w:val="18"/>
                <w:szCs w:val="22"/>
              </w:rPr>
              <w:t>NFS Storage Server</w:t>
            </w:r>
          </w:p>
          <w:p w14:paraId="2DE7BB93" w14:textId="77777777" w:rsidR="00090FE7" w:rsidRDefault="00090FE7" w:rsidP="00090FE7">
            <w:pPr>
              <w:spacing w:before="0" w:after="0"/>
              <w:jc w:val="left"/>
              <w:rPr>
                <w:rFonts w:cs="Times New Roman"/>
                <w:color w:val="000000"/>
                <w:sz w:val="18"/>
                <w:szCs w:val="22"/>
              </w:rPr>
            </w:pPr>
            <w:r>
              <w:rPr>
                <w:rFonts w:cs="Times New Roman"/>
                <w:color w:val="000000"/>
                <w:sz w:val="18"/>
                <w:szCs w:val="22"/>
              </w:rPr>
              <w:t>Linux</w:t>
            </w:r>
          </w:p>
          <w:p w14:paraId="462A6F5F" w14:textId="4C9507B9" w:rsidR="00090FE7" w:rsidRDefault="00090FE7" w:rsidP="00090FE7">
            <w:pPr>
              <w:spacing w:before="0" w:after="0"/>
              <w:jc w:val="left"/>
              <w:rPr>
                <w:color w:val="000000"/>
              </w:rPr>
            </w:pPr>
            <w:r>
              <w:rPr>
                <w:rFonts w:cs="Times New Roman"/>
                <w:i/>
                <w:color w:val="000000"/>
                <w:sz w:val="18"/>
                <w:szCs w:val="22"/>
              </w:rPr>
              <w:t>PRODUCTION</w:t>
            </w: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44FE3C2D" w14:textId="6F9F8064" w:rsidR="00090FE7" w:rsidRPr="00C61338" w:rsidRDefault="00090FE7" w:rsidP="00090FE7">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2</w:t>
            </w:r>
            <w:r w:rsidRPr="00C61338">
              <w:rPr>
                <w:rFonts w:cs="Times New Roman"/>
                <w:color w:val="000000"/>
                <w:sz w:val="18"/>
                <w:szCs w:val="16"/>
              </w:rPr>
              <w:t xml:space="preserve"> cores</w:t>
            </w:r>
          </w:p>
          <w:p w14:paraId="68575E1E" w14:textId="7680C3CB" w:rsidR="00090FE7" w:rsidRPr="00C61338" w:rsidRDefault="00090FE7" w:rsidP="00090FE7">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40</w:t>
            </w:r>
            <w:r w:rsidRPr="00C61338">
              <w:rPr>
                <w:rFonts w:cs="Times New Roman"/>
                <w:color w:val="000000"/>
                <w:sz w:val="18"/>
                <w:szCs w:val="16"/>
              </w:rPr>
              <w:t>GB</w:t>
            </w:r>
          </w:p>
          <w:p w14:paraId="7AC28195" w14:textId="77777777" w:rsidR="00090FE7" w:rsidRPr="00C61338" w:rsidRDefault="00090FE7" w:rsidP="00090FE7">
            <w:pPr>
              <w:spacing w:before="0" w:after="0"/>
              <w:jc w:val="left"/>
              <w:rPr>
                <w:rFonts w:cs="Times New Roman"/>
                <w:color w:val="000000"/>
                <w:sz w:val="18"/>
                <w:szCs w:val="16"/>
              </w:rPr>
            </w:pPr>
            <w:r w:rsidRPr="00C61338">
              <w:rPr>
                <w:rFonts w:cs="Times New Roman"/>
                <w:color w:val="000000"/>
                <w:sz w:val="18"/>
                <w:szCs w:val="16"/>
              </w:rPr>
              <w:t>Operating System: RHEL 7.5</w:t>
            </w:r>
          </w:p>
          <w:p w14:paraId="12F2256C" w14:textId="259645BC" w:rsidR="00090FE7" w:rsidRPr="00C61338" w:rsidRDefault="00090FE7" w:rsidP="00090FE7">
            <w:pPr>
              <w:spacing w:before="0" w:after="0"/>
              <w:jc w:val="left"/>
              <w:rPr>
                <w:rFonts w:cs="Times New Roman"/>
                <w:color w:val="000000"/>
                <w:sz w:val="18"/>
                <w:szCs w:val="16"/>
              </w:rPr>
            </w:pPr>
            <w:r w:rsidRPr="00C61338">
              <w:rPr>
                <w:rFonts w:cs="Times New Roman"/>
                <w:color w:val="000000"/>
                <w:sz w:val="18"/>
                <w:szCs w:val="16"/>
              </w:rPr>
              <w:t xml:space="preserve">VLAN: </w:t>
            </w:r>
            <w:r w:rsidR="00E91B3B">
              <w:rPr>
                <w:rFonts w:cs="Times New Roman"/>
                <w:color w:val="000000"/>
                <w:sz w:val="18"/>
                <w:szCs w:val="16"/>
              </w:rPr>
              <w:t>488</w:t>
            </w:r>
          </w:p>
          <w:p w14:paraId="2CDC9F43" w14:textId="787D7AC6" w:rsidR="00090FE7" w:rsidRPr="00C61338" w:rsidRDefault="00090FE7" w:rsidP="00090FE7">
            <w:pPr>
              <w:spacing w:before="0" w:after="0"/>
              <w:jc w:val="left"/>
              <w:rPr>
                <w:rFonts w:cs="Times New Roman"/>
                <w:color w:val="000000"/>
                <w:sz w:val="18"/>
                <w:szCs w:val="16"/>
              </w:rPr>
            </w:pPr>
            <w:r w:rsidRPr="00C61338">
              <w:rPr>
                <w:rFonts w:cs="Times New Roman"/>
                <w:color w:val="000000"/>
                <w:sz w:val="18"/>
                <w:szCs w:val="16"/>
              </w:rPr>
              <w:t xml:space="preserve">Storage: </w:t>
            </w:r>
            <w:r w:rsidR="00E00569">
              <w:rPr>
                <w:rFonts w:cs="Times New Roman"/>
                <w:color w:val="000000"/>
                <w:sz w:val="18"/>
                <w:szCs w:val="16"/>
              </w:rPr>
              <w:t>36GB, 12GB, 1TB</w:t>
            </w:r>
          </w:p>
        </w:tc>
      </w:tr>
      <w:tr w:rsidR="00350DEF" w:rsidRPr="00926F86" w14:paraId="396DA502" w14:textId="77777777" w:rsidTr="00C631EE">
        <w:trPr>
          <w:trHeight w:val="366"/>
        </w:trPr>
        <w:tc>
          <w:tcPr>
            <w:tcW w:w="1486" w:type="dxa"/>
            <w:vMerge/>
            <w:tcBorders>
              <w:top w:val="nil"/>
              <w:left w:val="single" w:sz="4" w:space="0" w:color="auto"/>
              <w:right w:val="single" w:sz="4" w:space="0" w:color="auto"/>
            </w:tcBorders>
            <w:vAlign w:val="center"/>
          </w:tcPr>
          <w:p w14:paraId="0F719415" w14:textId="77777777" w:rsidR="00350DEF" w:rsidRPr="000B70FD" w:rsidRDefault="00350DEF" w:rsidP="00350DEF">
            <w:pPr>
              <w:spacing w:before="0" w:after="0"/>
              <w:jc w:val="left"/>
              <w:rPr>
                <w:rFonts w:cs="Times New Roman"/>
                <w:color w:val="000000"/>
                <w:sz w:val="18"/>
                <w:szCs w:val="22"/>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4E9C6D08" w14:textId="5C3E4EF5" w:rsidR="00350DEF" w:rsidRDefault="00E00569" w:rsidP="00350DEF">
            <w:pPr>
              <w:spacing w:before="0" w:after="0"/>
              <w:jc w:val="left"/>
              <w:rPr>
                <w:color w:val="000000"/>
              </w:rPr>
            </w:pPr>
            <w:r>
              <w:rPr>
                <w:color w:val="000000"/>
              </w:rPr>
              <w:t>gh22vfilez01</w:t>
            </w:r>
          </w:p>
          <w:p w14:paraId="620FAF09" w14:textId="77777777" w:rsidR="00350DEF" w:rsidRDefault="00350DEF" w:rsidP="00350DEF">
            <w:pPr>
              <w:spacing w:before="0" w:after="0"/>
              <w:jc w:val="left"/>
              <w:rPr>
                <w:color w:val="000000"/>
              </w:rPr>
            </w:pPr>
            <w:r>
              <w:rPr>
                <w:color w:val="000000"/>
              </w:rPr>
              <w:t>webservices.group</w:t>
            </w:r>
          </w:p>
          <w:p w14:paraId="0EBAD207" w14:textId="312641A5" w:rsidR="00350DEF" w:rsidRDefault="00350DEF" w:rsidP="00350DEF">
            <w:pPr>
              <w:spacing w:before="0" w:after="0"/>
              <w:jc w:val="left"/>
              <w:rPr>
                <w:color w:val="000000"/>
              </w:rPr>
            </w:pPr>
            <w:r>
              <w:rPr>
                <w:color w:val="000000"/>
              </w:rPr>
              <w:t>10.2</w:t>
            </w:r>
            <w:r w:rsidR="00E00569">
              <w:rPr>
                <w:color w:val="000000"/>
              </w:rPr>
              <w:t>40</w:t>
            </w:r>
            <w:r>
              <w:rPr>
                <w:color w:val="000000"/>
              </w:rPr>
              <w:t>.</w:t>
            </w:r>
            <w:r w:rsidR="00E00569">
              <w:rPr>
                <w:color w:val="000000"/>
              </w:rPr>
              <w:t>101</w:t>
            </w:r>
            <w:r>
              <w:rPr>
                <w:color w:val="000000"/>
              </w:rPr>
              <w:t>.</w:t>
            </w:r>
            <w:r w:rsidR="00E00569">
              <w:rPr>
                <w:color w:val="000000"/>
              </w:rPr>
              <w:t>108</w:t>
            </w:r>
          </w:p>
          <w:p w14:paraId="143BDA81" w14:textId="77777777" w:rsidR="00E00569" w:rsidRDefault="00E00569" w:rsidP="00350DEF">
            <w:pPr>
              <w:spacing w:before="0" w:after="0"/>
              <w:jc w:val="left"/>
              <w:rPr>
                <w:rFonts w:cs="Times New Roman"/>
                <w:color w:val="000000"/>
                <w:sz w:val="18"/>
                <w:szCs w:val="22"/>
              </w:rPr>
            </w:pPr>
          </w:p>
          <w:p w14:paraId="3017FD48" w14:textId="57A947FF" w:rsidR="00350DEF" w:rsidRDefault="00350DEF" w:rsidP="00350DEF">
            <w:pPr>
              <w:spacing w:before="0" w:after="0"/>
              <w:jc w:val="left"/>
              <w:rPr>
                <w:rFonts w:cs="Times New Roman"/>
                <w:color w:val="000000"/>
                <w:sz w:val="18"/>
                <w:szCs w:val="22"/>
              </w:rPr>
            </w:pPr>
            <w:r>
              <w:rPr>
                <w:rFonts w:cs="Times New Roman"/>
                <w:color w:val="000000"/>
                <w:sz w:val="18"/>
                <w:szCs w:val="22"/>
              </w:rPr>
              <w:t>NFS Storage Server</w:t>
            </w:r>
          </w:p>
          <w:p w14:paraId="235C897A" w14:textId="1FC0BDA5" w:rsidR="00350DEF" w:rsidRDefault="00E00569" w:rsidP="00350DEF">
            <w:pPr>
              <w:spacing w:before="0" w:after="0"/>
              <w:jc w:val="left"/>
              <w:rPr>
                <w:rFonts w:cs="Times New Roman"/>
                <w:color w:val="000000"/>
                <w:sz w:val="18"/>
                <w:szCs w:val="22"/>
              </w:rPr>
            </w:pPr>
            <w:r>
              <w:rPr>
                <w:rFonts w:cs="Times New Roman"/>
                <w:color w:val="000000"/>
                <w:sz w:val="18"/>
                <w:szCs w:val="22"/>
              </w:rPr>
              <w:t>Windows</w:t>
            </w:r>
          </w:p>
          <w:p w14:paraId="4C224C53" w14:textId="3012CA63" w:rsidR="00350DEF" w:rsidRPr="000B70FD" w:rsidRDefault="00350DEF" w:rsidP="00350DEF">
            <w:pPr>
              <w:spacing w:before="0" w:after="0"/>
              <w:jc w:val="left"/>
              <w:rPr>
                <w:rFonts w:cs="Times New Roman"/>
                <w:color w:val="000000"/>
                <w:sz w:val="18"/>
                <w:szCs w:val="22"/>
              </w:rPr>
            </w:pPr>
            <w:r>
              <w:rPr>
                <w:rFonts w:cs="Times New Roman"/>
                <w:i/>
                <w:color w:val="000000"/>
                <w:sz w:val="18"/>
                <w:szCs w:val="22"/>
              </w:rPr>
              <w:t>DEVELOPMENT</w:t>
            </w:r>
            <w:r w:rsidRPr="007E02DD">
              <w:rPr>
                <w:rFonts w:cs="Times New Roman"/>
                <w:i/>
                <w:color w:val="000000"/>
                <w:sz w:val="18"/>
                <w:szCs w:val="22"/>
              </w:rPr>
              <w:t xml:space="preserve"> / </w:t>
            </w:r>
            <w:r>
              <w:rPr>
                <w:rFonts w:cs="Times New Roman"/>
                <w:i/>
                <w:color w:val="000000"/>
                <w:sz w:val="18"/>
                <w:szCs w:val="22"/>
              </w:rPr>
              <w:t>TEST</w:t>
            </w: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5BEB133A" w14:textId="77777777" w:rsidR="00350DEF" w:rsidRPr="00C61338" w:rsidRDefault="00350DEF" w:rsidP="00350DEF">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644D7B0C" w14:textId="77777777" w:rsidR="00350DEF" w:rsidRPr="00C61338" w:rsidRDefault="00350DEF" w:rsidP="00350DEF">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0B76798B" w14:textId="5AFF3042" w:rsidR="00350DEF" w:rsidRPr="00C61338" w:rsidRDefault="00350DEF" w:rsidP="00350DEF">
            <w:pPr>
              <w:spacing w:before="0" w:after="0"/>
              <w:jc w:val="left"/>
              <w:rPr>
                <w:rFonts w:cs="Times New Roman"/>
                <w:color w:val="000000"/>
                <w:sz w:val="18"/>
                <w:szCs w:val="16"/>
              </w:rPr>
            </w:pPr>
            <w:r w:rsidRPr="00C61338">
              <w:rPr>
                <w:rFonts w:cs="Times New Roman"/>
                <w:color w:val="000000"/>
                <w:sz w:val="18"/>
                <w:szCs w:val="16"/>
              </w:rPr>
              <w:t xml:space="preserve">Operating System: </w:t>
            </w:r>
            <w:r w:rsidR="00E00569" w:rsidRPr="00266FF7">
              <w:rPr>
                <w:rFonts w:cs="Times New Roman"/>
                <w:color w:val="000000"/>
                <w:sz w:val="18"/>
                <w:szCs w:val="16"/>
              </w:rPr>
              <w:t>Windows Server 2012 R2</w:t>
            </w:r>
          </w:p>
          <w:p w14:paraId="5B21787A" w14:textId="43666D5F" w:rsidR="00350DEF" w:rsidRPr="00C61338" w:rsidRDefault="00350DEF" w:rsidP="00350DEF">
            <w:pPr>
              <w:spacing w:before="0" w:after="0"/>
              <w:jc w:val="left"/>
              <w:rPr>
                <w:rFonts w:cs="Times New Roman"/>
                <w:color w:val="000000"/>
                <w:sz w:val="18"/>
                <w:szCs w:val="16"/>
              </w:rPr>
            </w:pPr>
            <w:r w:rsidRPr="00C61338">
              <w:rPr>
                <w:rFonts w:cs="Times New Roman"/>
                <w:color w:val="000000"/>
                <w:sz w:val="18"/>
                <w:szCs w:val="16"/>
              </w:rPr>
              <w:t xml:space="preserve">VLAN: </w:t>
            </w:r>
            <w:r w:rsidR="00E00569">
              <w:rPr>
                <w:rFonts w:cs="Times New Roman"/>
                <w:color w:val="000000"/>
                <w:sz w:val="18"/>
                <w:szCs w:val="16"/>
              </w:rPr>
              <w:t>1501</w:t>
            </w:r>
          </w:p>
          <w:p w14:paraId="56709E16" w14:textId="737F83BD" w:rsidR="00350DEF" w:rsidRPr="000B70FD" w:rsidRDefault="00350DEF" w:rsidP="00350DEF">
            <w:pPr>
              <w:spacing w:before="0" w:after="0"/>
              <w:jc w:val="left"/>
              <w:rPr>
                <w:rFonts w:cs="Times New Roman"/>
                <w:color w:val="000000"/>
                <w:sz w:val="18"/>
                <w:szCs w:val="16"/>
              </w:rPr>
            </w:pPr>
            <w:r w:rsidRPr="00C61338">
              <w:rPr>
                <w:rFonts w:cs="Times New Roman"/>
                <w:color w:val="000000"/>
                <w:sz w:val="18"/>
                <w:szCs w:val="16"/>
              </w:rPr>
              <w:t xml:space="preserve">Storage: </w:t>
            </w:r>
            <w:r w:rsidR="00E00569">
              <w:rPr>
                <w:rFonts w:cs="Times New Roman"/>
                <w:color w:val="000000"/>
                <w:sz w:val="18"/>
                <w:szCs w:val="16"/>
              </w:rPr>
              <w:t xml:space="preserve">50GB, </w:t>
            </w:r>
            <w:r>
              <w:rPr>
                <w:rFonts w:cs="Times New Roman"/>
                <w:color w:val="000000"/>
                <w:sz w:val="18"/>
                <w:szCs w:val="16"/>
              </w:rPr>
              <w:t>1TB</w:t>
            </w:r>
          </w:p>
        </w:tc>
      </w:tr>
      <w:tr w:rsidR="00E00569" w:rsidRPr="00926F86" w14:paraId="41AA3BE9" w14:textId="77777777" w:rsidTr="00143385">
        <w:trPr>
          <w:trHeight w:val="366"/>
        </w:trPr>
        <w:tc>
          <w:tcPr>
            <w:tcW w:w="1486" w:type="dxa"/>
            <w:tcBorders>
              <w:top w:val="nil"/>
              <w:left w:val="single" w:sz="4" w:space="0" w:color="auto"/>
              <w:right w:val="single" w:sz="4" w:space="0" w:color="auto"/>
            </w:tcBorders>
            <w:vAlign w:val="center"/>
          </w:tcPr>
          <w:p w14:paraId="6D61791B" w14:textId="77777777" w:rsidR="00E00569" w:rsidRPr="000B70FD" w:rsidRDefault="00E00569" w:rsidP="00E00569">
            <w:pPr>
              <w:spacing w:before="0" w:after="0"/>
              <w:jc w:val="left"/>
              <w:rPr>
                <w:rFonts w:cs="Times New Roman"/>
                <w:color w:val="000000"/>
                <w:sz w:val="18"/>
                <w:szCs w:val="22"/>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7F533730" w14:textId="1F48CE42" w:rsidR="00E00569" w:rsidRDefault="00E00569" w:rsidP="00E00569">
            <w:pPr>
              <w:spacing w:before="0" w:after="0"/>
              <w:jc w:val="left"/>
              <w:rPr>
                <w:color w:val="000000"/>
              </w:rPr>
            </w:pPr>
            <w:r>
              <w:rPr>
                <w:color w:val="000000"/>
              </w:rPr>
              <w:t>gh22vfileu01</w:t>
            </w:r>
          </w:p>
          <w:p w14:paraId="36791D35" w14:textId="77777777" w:rsidR="00E00569" w:rsidRDefault="00E00569" w:rsidP="00E00569">
            <w:pPr>
              <w:spacing w:before="0" w:after="0"/>
              <w:jc w:val="left"/>
              <w:rPr>
                <w:color w:val="000000"/>
              </w:rPr>
            </w:pPr>
            <w:r>
              <w:rPr>
                <w:color w:val="000000"/>
              </w:rPr>
              <w:t>webservices.group</w:t>
            </w:r>
          </w:p>
          <w:p w14:paraId="5F623BF7" w14:textId="78041047" w:rsidR="00E00569" w:rsidRDefault="00E00569" w:rsidP="00E00569">
            <w:pPr>
              <w:spacing w:before="0" w:after="0"/>
              <w:jc w:val="left"/>
              <w:rPr>
                <w:color w:val="000000"/>
              </w:rPr>
            </w:pPr>
            <w:r>
              <w:rPr>
                <w:color w:val="000000"/>
              </w:rPr>
              <w:t>10.240.98.87</w:t>
            </w:r>
          </w:p>
          <w:p w14:paraId="691E3CE7" w14:textId="77777777" w:rsidR="00E00569" w:rsidRDefault="00E00569" w:rsidP="00E00569">
            <w:pPr>
              <w:spacing w:before="0" w:after="0"/>
              <w:jc w:val="left"/>
              <w:rPr>
                <w:rFonts w:cs="Times New Roman"/>
                <w:color w:val="000000"/>
                <w:sz w:val="18"/>
                <w:szCs w:val="22"/>
              </w:rPr>
            </w:pPr>
          </w:p>
          <w:p w14:paraId="56A35808" w14:textId="724F5935" w:rsidR="00E00569" w:rsidRDefault="00E00569" w:rsidP="00E00569">
            <w:pPr>
              <w:spacing w:before="0" w:after="0"/>
              <w:jc w:val="left"/>
              <w:rPr>
                <w:rFonts w:cs="Times New Roman"/>
                <w:color w:val="000000"/>
                <w:sz w:val="18"/>
                <w:szCs w:val="22"/>
              </w:rPr>
            </w:pPr>
            <w:r>
              <w:rPr>
                <w:rFonts w:cs="Times New Roman"/>
                <w:color w:val="000000"/>
                <w:sz w:val="18"/>
                <w:szCs w:val="22"/>
              </w:rPr>
              <w:t>NFS Storage Server</w:t>
            </w:r>
          </w:p>
          <w:p w14:paraId="53751AEC" w14:textId="77777777" w:rsidR="00E00569" w:rsidRDefault="00E00569" w:rsidP="00E00569">
            <w:pPr>
              <w:spacing w:before="0" w:after="0"/>
              <w:jc w:val="left"/>
              <w:rPr>
                <w:rFonts w:cs="Times New Roman"/>
                <w:color w:val="000000"/>
                <w:sz w:val="18"/>
                <w:szCs w:val="22"/>
              </w:rPr>
            </w:pPr>
            <w:r>
              <w:rPr>
                <w:rFonts w:cs="Times New Roman"/>
                <w:color w:val="000000"/>
                <w:sz w:val="18"/>
                <w:szCs w:val="22"/>
              </w:rPr>
              <w:t>Windows</w:t>
            </w:r>
          </w:p>
          <w:p w14:paraId="4F6FFDB7" w14:textId="07B1371E" w:rsidR="00E00569" w:rsidRDefault="00E00569" w:rsidP="00E00569">
            <w:pPr>
              <w:spacing w:before="0" w:after="0"/>
              <w:jc w:val="left"/>
              <w:rPr>
                <w:color w:val="000000"/>
              </w:rPr>
            </w:pPr>
            <w:r>
              <w:rPr>
                <w:rFonts w:cs="Times New Roman"/>
                <w:i/>
                <w:color w:val="000000"/>
                <w:sz w:val="18"/>
                <w:szCs w:val="22"/>
              </w:rPr>
              <w:t>PRE PRODUCTION</w:t>
            </w: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0821B97B" w14:textId="77777777" w:rsidR="00E00569" w:rsidRPr="00C61338" w:rsidRDefault="00E00569" w:rsidP="00E00569">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10D5475A" w14:textId="77777777" w:rsidR="00E00569" w:rsidRPr="00C61338" w:rsidRDefault="00E00569" w:rsidP="00E00569">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611F0CDA" w14:textId="77777777" w:rsidR="00E00569" w:rsidRPr="00C61338" w:rsidRDefault="00E00569" w:rsidP="00E00569">
            <w:pPr>
              <w:spacing w:before="0" w:after="0"/>
              <w:jc w:val="left"/>
              <w:rPr>
                <w:rFonts w:cs="Times New Roman"/>
                <w:color w:val="000000"/>
                <w:sz w:val="18"/>
                <w:szCs w:val="16"/>
              </w:rPr>
            </w:pPr>
            <w:r w:rsidRPr="00C61338">
              <w:rPr>
                <w:rFonts w:cs="Times New Roman"/>
                <w:color w:val="000000"/>
                <w:sz w:val="18"/>
                <w:szCs w:val="16"/>
              </w:rPr>
              <w:t xml:space="preserve">Operating System: </w:t>
            </w:r>
            <w:r w:rsidRPr="00266FF7">
              <w:rPr>
                <w:rFonts w:cs="Times New Roman"/>
                <w:color w:val="000000"/>
                <w:sz w:val="18"/>
                <w:szCs w:val="16"/>
              </w:rPr>
              <w:t>Windows Server 2012 R2</w:t>
            </w:r>
          </w:p>
          <w:p w14:paraId="7F3CFA22" w14:textId="3733272C" w:rsidR="00E00569" w:rsidRPr="00C61338" w:rsidRDefault="00E00569" w:rsidP="00E00569">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1598</w:t>
            </w:r>
          </w:p>
          <w:p w14:paraId="16652788" w14:textId="6154DC9E" w:rsidR="00E00569" w:rsidRPr="00C61338" w:rsidRDefault="00E00569" w:rsidP="00E00569">
            <w:pPr>
              <w:spacing w:before="0" w:after="0"/>
              <w:jc w:val="left"/>
              <w:rPr>
                <w:rFonts w:cs="Times New Roman"/>
                <w:color w:val="000000"/>
                <w:sz w:val="18"/>
                <w:szCs w:val="16"/>
              </w:rPr>
            </w:pPr>
            <w:r w:rsidRPr="00C61338">
              <w:rPr>
                <w:rFonts w:cs="Times New Roman"/>
                <w:color w:val="000000"/>
                <w:sz w:val="18"/>
                <w:szCs w:val="16"/>
              </w:rPr>
              <w:t xml:space="preserve">Storage: </w:t>
            </w:r>
            <w:r>
              <w:rPr>
                <w:rFonts w:cs="Times New Roman"/>
                <w:color w:val="000000"/>
                <w:sz w:val="18"/>
                <w:szCs w:val="16"/>
              </w:rPr>
              <w:t>50GB, 1TB</w:t>
            </w:r>
          </w:p>
        </w:tc>
      </w:tr>
      <w:tr w:rsidR="00E00569" w:rsidRPr="00926F86" w14:paraId="63DF52D3" w14:textId="77777777" w:rsidTr="00C631EE">
        <w:trPr>
          <w:trHeight w:val="939"/>
        </w:trPr>
        <w:tc>
          <w:tcPr>
            <w:tcW w:w="1486" w:type="dxa"/>
            <w:tcBorders>
              <w:top w:val="nil"/>
              <w:left w:val="single" w:sz="4" w:space="0" w:color="auto"/>
              <w:bottom w:val="single" w:sz="4" w:space="0" w:color="auto"/>
              <w:right w:val="single" w:sz="8" w:space="0" w:color="auto"/>
            </w:tcBorders>
            <w:vAlign w:val="center"/>
          </w:tcPr>
          <w:p w14:paraId="3E601099" w14:textId="77777777" w:rsidR="00E00569" w:rsidRPr="000B70FD" w:rsidRDefault="00E00569" w:rsidP="00E00569">
            <w:pPr>
              <w:spacing w:before="0" w:after="0"/>
              <w:jc w:val="left"/>
              <w:rPr>
                <w:rFonts w:cs="Times New Roman"/>
                <w:color w:val="000000"/>
                <w:sz w:val="18"/>
                <w:szCs w:val="22"/>
              </w:rPr>
            </w:pPr>
          </w:p>
        </w:tc>
        <w:tc>
          <w:tcPr>
            <w:tcW w:w="1842" w:type="dxa"/>
            <w:tcBorders>
              <w:top w:val="single" w:sz="4" w:space="0" w:color="auto"/>
              <w:left w:val="single" w:sz="8" w:space="0" w:color="auto"/>
              <w:bottom w:val="single" w:sz="4" w:space="0" w:color="auto"/>
              <w:right w:val="single" w:sz="4" w:space="0" w:color="auto"/>
            </w:tcBorders>
            <w:shd w:val="clear" w:color="auto" w:fill="auto"/>
            <w:vAlign w:val="center"/>
          </w:tcPr>
          <w:p w14:paraId="6C3AA7B0" w14:textId="09168F65" w:rsidR="00E00569" w:rsidRDefault="00E00569" w:rsidP="00E00569">
            <w:pPr>
              <w:spacing w:before="0" w:after="0"/>
              <w:jc w:val="left"/>
              <w:rPr>
                <w:color w:val="000000"/>
              </w:rPr>
            </w:pPr>
            <w:r>
              <w:rPr>
                <w:color w:val="000000"/>
              </w:rPr>
              <w:t>gh22vfilep01</w:t>
            </w:r>
          </w:p>
          <w:p w14:paraId="213FED2C" w14:textId="77777777" w:rsidR="00E00569" w:rsidRDefault="00E00569" w:rsidP="00E00569">
            <w:pPr>
              <w:spacing w:before="0" w:after="0"/>
              <w:jc w:val="left"/>
              <w:rPr>
                <w:color w:val="000000"/>
              </w:rPr>
            </w:pPr>
            <w:r>
              <w:rPr>
                <w:color w:val="000000"/>
              </w:rPr>
              <w:t>webservices.group</w:t>
            </w:r>
          </w:p>
          <w:p w14:paraId="2C7A698F" w14:textId="1B166D40" w:rsidR="00E00569" w:rsidRDefault="00E00569" w:rsidP="00E00569">
            <w:pPr>
              <w:spacing w:before="0" w:after="0"/>
              <w:jc w:val="left"/>
              <w:rPr>
                <w:color w:val="000000"/>
              </w:rPr>
            </w:pPr>
            <w:r>
              <w:rPr>
                <w:color w:val="000000"/>
              </w:rPr>
              <w:t>10.240.97.238</w:t>
            </w:r>
          </w:p>
          <w:p w14:paraId="26D8F29D" w14:textId="77777777" w:rsidR="00E00569" w:rsidRDefault="00E00569" w:rsidP="00E00569">
            <w:pPr>
              <w:spacing w:before="0" w:after="0"/>
              <w:jc w:val="left"/>
              <w:rPr>
                <w:rFonts w:cs="Times New Roman"/>
                <w:color w:val="000000"/>
                <w:sz w:val="18"/>
                <w:szCs w:val="22"/>
              </w:rPr>
            </w:pPr>
          </w:p>
          <w:p w14:paraId="6F304BBE" w14:textId="481348B4" w:rsidR="00E00569" w:rsidRDefault="00E00569" w:rsidP="00E00569">
            <w:pPr>
              <w:spacing w:before="0" w:after="0"/>
              <w:jc w:val="left"/>
              <w:rPr>
                <w:rFonts w:cs="Times New Roman"/>
                <w:color w:val="000000"/>
                <w:sz w:val="18"/>
                <w:szCs w:val="22"/>
              </w:rPr>
            </w:pPr>
            <w:r>
              <w:rPr>
                <w:rFonts w:cs="Times New Roman"/>
                <w:color w:val="000000"/>
                <w:sz w:val="18"/>
                <w:szCs w:val="22"/>
              </w:rPr>
              <w:t>NFS Storage Server</w:t>
            </w:r>
          </w:p>
          <w:p w14:paraId="2AD6AC17" w14:textId="77777777" w:rsidR="00E00569" w:rsidRDefault="00E00569" w:rsidP="00E00569">
            <w:pPr>
              <w:spacing w:before="0" w:after="0"/>
              <w:jc w:val="left"/>
              <w:rPr>
                <w:rFonts w:cs="Times New Roman"/>
                <w:color w:val="000000"/>
                <w:sz w:val="18"/>
                <w:szCs w:val="22"/>
              </w:rPr>
            </w:pPr>
            <w:r>
              <w:rPr>
                <w:rFonts w:cs="Times New Roman"/>
                <w:color w:val="000000"/>
                <w:sz w:val="18"/>
                <w:szCs w:val="22"/>
              </w:rPr>
              <w:t>Windows</w:t>
            </w:r>
          </w:p>
          <w:p w14:paraId="6A26570A" w14:textId="1F8FFFA6" w:rsidR="00E00569" w:rsidRPr="00452820" w:rsidRDefault="00E00569" w:rsidP="00E00569">
            <w:pPr>
              <w:spacing w:before="0" w:after="0"/>
              <w:jc w:val="left"/>
              <w:rPr>
                <w:rFonts w:cs="Times New Roman"/>
                <w:color w:val="000000"/>
                <w:sz w:val="18"/>
                <w:szCs w:val="22"/>
              </w:rPr>
            </w:pPr>
            <w:r>
              <w:rPr>
                <w:rFonts w:cs="Times New Roman"/>
                <w:i/>
                <w:color w:val="000000"/>
                <w:sz w:val="18"/>
                <w:szCs w:val="22"/>
              </w:rPr>
              <w:t>PRODUCTION</w:t>
            </w:r>
          </w:p>
        </w:tc>
        <w:tc>
          <w:tcPr>
            <w:tcW w:w="4767" w:type="dxa"/>
            <w:tcBorders>
              <w:top w:val="single" w:sz="4" w:space="0" w:color="auto"/>
              <w:left w:val="single" w:sz="4" w:space="0" w:color="auto"/>
              <w:bottom w:val="single" w:sz="4" w:space="0" w:color="auto"/>
              <w:right w:val="single" w:sz="4" w:space="0" w:color="auto"/>
            </w:tcBorders>
            <w:shd w:val="clear" w:color="auto" w:fill="auto"/>
            <w:vAlign w:val="center"/>
          </w:tcPr>
          <w:p w14:paraId="4B27E1FF" w14:textId="77777777" w:rsidR="00E00569" w:rsidRPr="00C61338" w:rsidRDefault="00E00569" w:rsidP="00E00569">
            <w:pPr>
              <w:spacing w:before="0" w:after="0"/>
              <w:jc w:val="left"/>
              <w:rPr>
                <w:rFonts w:cs="Times New Roman"/>
                <w:color w:val="000000"/>
                <w:sz w:val="18"/>
                <w:szCs w:val="16"/>
              </w:rPr>
            </w:pPr>
            <w:r w:rsidRPr="00C61338">
              <w:rPr>
                <w:rFonts w:cs="Times New Roman"/>
                <w:color w:val="000000"/>
                <w:sz w:val="18"/>
                <w:szCs w:val="16"/>
              </w:rPr>
              <w:t xml:space="preserve">CPU: </w:t>
            </w:r>
            <w:r>
              <w:rPr>
                <w:rFonts w:cs="Times New Roman"/>
                <w:color w:val="000000"/>
                <w:sz w:val="18"/>
                <w:szCs w:val="16"/>
              </w:rPr>
              <w:t>4</w:t>
            </w:r>
            <w:r w:rsidRPr="00C61338">
              <w:rPr>
                <w:rFonts w:cs="Times New Roman"/>
                <w:color w:val="000000"/>
                <w:sz w:val="18"/>
                <w:szCs w:val="16"/>
              </w:rPr>
              <w:t xml:space="preserve"> cores</w:t>
            </w:r>
          </w:p>
          <w:p w14:paraId="5415CDC6" w14:textId="77777777" w:rsidR="00E00569" w:rsidRPr="00C61338" w:rsidRDefault="00E00569" w:rsidP="00E00569">
            <w:pPr>
              <w:spacing w:before="0" w:after="0"/>
              <w:jc w:val="left"/>
              <w:rPr>
                <w:rFonts w:cs="Times New Roman"/>
                <w:color w:val="000000"/>
                <w:sz w:val="18"/>
                <w:szCs w:val="16"/>
              </w:rPr>
            </w:pPr>
            <w:r w:rsidRPr="00C61338">
              <w:rPr>
                <w:rFonts w:cs="Times New Roman"/>
                <w:color w:val="000000"/>
                <w:sz w:val="18"/>
                <w:szCs w:val="16"/>
              </w:rPr>
              <w:t xml:space="preserve">Memory: </w:t>
            </w:r>
            <w:r>
              <w:rPr>
                <w:rFonts w:cs="Times New Roman"/>
                <w:color w:val="000000"/>
                <w:sz w:val="18"/>
                <w:szCs w:val="16"/>
              </w:rPr>
              <w:t>8</w:t>
            </w:r>
            <w:r w:rsidRPr="00C61338">
              <w:rPr>
                <w:rFonts w:cs="Times New Roman"/>
                <w:color w:val="000000"/>
                <w:sz w:val="18"/>
                <w:szCs w:val="16"/>
              </w:rPr>
              <w:t>GB</w:t>
            </w:r>
          </w:p>
          <w:p w14:paraId="63841279" w14:textId="77777777" w:rsidR="00E00569" w:rsidRPr="00C61338" w:rsidRDefault="00E00569" w:rsidP="00E00569">
            <w:pPr>
              <w:spacing w:before="0" w:after="0"/>
              <w:jc w:val="left"/>
              <w:rPr>
                <w:rFonts w:cs="Times New Roman"/>
                <w:color w:val="000000"/>
                <w:sz w:val="18"/>
                <w:szCs w:val="16"/>
              </w:rPr>
            </w:pPr>
            <w:r w:rsidRPr="00C61338">
              <w:rPr>
                <w:rFonts w:cs="Times New Roman"/>
                <w:color w:val="000000"/>
                <w:sz w:val="18"/>
                <w:szCs w:val="16"/>
              </w:rPr>
              <w:t xml:space="preserve">Operating System: </w:t>
            </w:r>
            <w:r w:rsidRPr="00266FF7">
              <w:rPr>
                <w:rFonts w:cs="Times New Roman"/>
                <w:color w:val="000000"/>
                <w:sz w:val="18"/>
                <w:szCs w:val="16"/>
              </w:rPr>
              <w:t>Windows Server 2012 R2</w:t>
            </w:r>
          </w:p>
          <w:p w14:paraId="5CC59B39" w14:textId="5F609CF1" w:rsidR="00E00569" w:rsidRPr="00C61338" w:rsidRDefault="00E00569" w:rsidP="00E00569">
            <w:pPr>
              <w:spacing w:before="0" w:after="0"/>
              <w:jc w:val="left"/>
              <w:rPr>
                <w:rFonts w:cs="Times New Roman"/>
                <w:color w:val="000000"/>
                <w:sz w:val="18"/>
                <w:szCs w:val="16"/>
              </w:rPr>
            </w:pPr>
            <w:r w:rsidRPr="00C61338">
              <w:rPr>
                <w:rFonts w:cs="Times New Roman"/>
                <w:color w:val="000000"/>
                <w:sz w:val="18"/>
                <w:szCs w:val="16"/>
              </w:rPr>
              <w:t xml:space="preserve">VLAN: </w:t>
            </w:r>
            <w:r>
              <w:rPr>
                <w:rFonts w:cs="Times New Roman"/>
                <w:color w:val="000000"/>
                <w:sz w:val="18"/>
                <w:szCs w:val="16"/>
              </w:rPr>
              <w:t>1720</w:t>
            </w:r>
          </w:p>
          <w:p w14:paraId="0FF923CE" w14:textId="3173C981" w:rsidR="00E00569" w:rsidRPr="00452820" w:rsidRDefault="00E00569" w:rsidP="00E00569">
            <w:pPr>
              <w:spacing w:before="0" w:after="0"/>
              <w:jc w:val="left"/>
              <w:rPr>
                <w:rFonts w:cs="Times New Roman"/>
                <w:color w:val="000000"/>
                <w:sz w:val="18"/>
                <w:szCs w:val="16"/>
              </w:rPr>
            </w:pPr>
            <w:r w:rsidRPr="00C61338">
              <w:rPr>
                <w:rFonts w:cs="Times New Roman"/>
                <w:color w:val="000000"/>
                <w:sz w:val="18"/>
                <w:szCs w:val="16"/>
              </w:rPr>
              <w:t xml:space="preserve">Storage: </w:t>
            </w:r>
            <w:r>
              <w:rPr>
                <w:rFonts w:cs="Times New Roman"/>
                <w:color w:val="000000"/>
                <w:sz w:val="18"/>
                <w:szCs w:val="16"/>
              </w:rPr>
              <w:t xml:space="preserve">50GB, </w:t>
            </w:r>
            <w:r w:rsidR="00FD724A">
              <w:rPr>
                <w:rFonts w:cs="Times New Roman"/>
                <w:color w:val="000000"/>
                <w:sz w:val="18"/>
                <w:szCs w:val="16"/>
              </w:rPr>
              <w:t>2</w:t>
            </w:r>
            <w:r>
              <w:rPr>
                <w:rFonts w:cs="Times New Roman"/>
                <w:color w:val="000000"/>
                <w:sz w:val="18"/>
                <w:szCs w:val="16"/>
              </w:rPr>
              <w:t>TB</w:t>
            </w:r>
          </w:p>
        </w:tc>
      </w:tr>
    </w:tbl>
    <w:p w14:paraId="25E0912F" w14:textId="0B48B09A" w:rsidR="009B0237" w:rsidRDefault="009B0237" w:rsidP="00257C06">
      <w:r>
        <w:br w:type="page"/>
      </w:r>
    </w:p>
    <w:p w14:paraId="10D8EE80" w14:textId="77777777" w:rsidR="009B0237" w:rsidRDefault="009B0237" w:rsidP="00266FF7">
      <w:pPr>
        <w:pStyle w:val="Heading2"/>
        <w:ind w:hanging="508"/>
      </w:pPr>
      <w:bookmarkStart w:id="329" w:name="_Toc4147004"/>
      <w:r>
        <w:lastRenderedPageBreak/>
        <w:t>Design Assumptions</w:t>
      </w:r>
      <w:bookmarkEnd w:id="329"/>
    </w:p>
    <w:p w14:paraId="121DFF04" w14:textId="77777777" w:rsidR="00BF691D" w:rsidRDefault="00BF691D" w:rsidP="00BF691D"/>
    <w:p w14:paraId="6AF5B585" w14:textId="7B08F538" w:rsidR="009B0237" w:rsidRDefault="009B0237" w:rsidP="00BF691D">
      <w:pPr>
        <w:ind w:left="284"/>
      </w:pPr>
      <w:r>
        <w:t>To meet project timescales a number of working assumptions have been incorporated into the design. These are detailed in the list below.</w:t>
      </w:r>
      <w:r w:rsidRPr="009B0237">
        <w:t xml:space="preserve"> </w:t>
      </w:r>
    </w:p>
    <w:p w14:paraId="21B45FB4" w14:textId="77777777" w:rsidR="00BF691D" w:rsidRDefault="00BF691D" w:rsidP="00BF691D">
      <w:pPr>
        <w:ind w:left="284"/>
      </w:pPr>
    </w:p>
    <w:p w14:paraId="4E8E7C57" w14:textId="6BF7CD42" w:rsidR="009B0237" w:rsidRDefault="009B0237" w:rsidP="00C046A3">
      <w:pPr>
        <w:pStyle w:val="ListParagraph"/>
        <w:numPr>
          <w:ilvl w:val="0"/>
          <w:numId w:val="82"/>
        </w:numPr>
      </w:pPr>
      <w:r>
        <w:t xml:space="preserve">The MKS application will not be required for </w:t>
      </w:r>
      <w:r w:rsidR="00A7396F">
        <w:t>source/</w:t>
      </w:r>
      <w:r>
        <w:t xml:space="preserve">version control. It has been assumed that </w:t>
      </w:r>
      <w:bookmarkStart w:id="330" w:name="_Hlk531337505"/>
      <w:r w:rsidR="00A7396F">
        <w:t>source/</w:t>
      </w:r>
      <w:r>
        <w:t xml:space="preserve">version </w:t>
      </w:r>
      <w:bookmarkEnd w:id="330"/>
      <w:r>
        <w:t xml:space="preserve">control </w:t>
      </w:r>
      <w:r w:rsidR="00A7396F">
        <w:t xml:space="preserve">functionality </w:t>
      </w:r>
      <w:r>
        <w:t>will not require the provisioning of any new application.</w:t>
      </w:r>
    </w:p>
    <w:p w14:paraId="6C9AC7ED" w14:textId="2CB8FB9E" w:rsidR="00A7396F" w:rsidRDefault="00A7396F" w:rsidP="00A7396F">
      <w:pPr>
        <w:ind w:left="284"/>
      </w:pPr>
      <w:r>
        <w:t xml:space="preserve">Rationale: </w:t>
      </w:r>
      <w:r w:rsidR="002B7B3F">
        <w:t>MKS has been historically used to store versions of RSG models. This requirement disappears as the RSG models will now be tracked via RAFM base engines.</w:t>
      </w:r>
      <w:r w:rsidR="00A62161">
        <w:t xml:space="preserve"> The application support team </w:t>
      </w:r>
      <w:r w:rsidR="002B7B3F">
        <w:t xml:space="preserve">now </w:t>
      </w:r>
      <w:r w:rsidR="00A62161">
        <w:t>use GIT for version control.</w:t>
      </w:r>
    </w:p>
    <w:p w14:paraId="2D9040CF" w14:textId="77777777" w:rsidR="00C046A3" w:rsidRPr="00A7396F" w:rsidRDefault="00C046A3" w:rsidP="00A7396F">
      <w:pPr>
        <w:ind w:left="284"/>
      </w:pPr>
    </w:p>
    <w:p w14:paraId="05117876" w14:textId="16124746" w:rsidR="009B0237" w:rsidRDefault="009B0237" w:rsidP="00C046A3">
      <w:pPr>
        <w:pStyle w:val="ListParagraph"/>
        <w:numPr>
          <w:ilvl w:val="0"/>
          <w:numId w:val="82"/>
        </w:numPr>
      </w:pPr>
      <w:r>
        <w:t xml:space="preserve">The server specification for the </w:t>
      </w:r>
      <w:r w:rsidR="007566EE">
        <w:rPr>
          <w:rFonts w:cs="Times New Roman"/>
          <w:color w:val="000000"/>
          <w:sz w:val="18"/>
          <w:szCs w:val="22"/>
        </w:rPr>
        <w:t xml:space="preserve">RSG </w:t>
      </w:r>
      <w:r w:rsidR="00CF2A75" w:rsidRPr="00CF2A75">
        <w:rPr>
          <w:rFonts w:cs="Times New Roman"/>
          <w:color w:val="000000"/>
          <w:sz w:val="18"/>
          <w:szCs w:val="22"/>
        </w:rPr>
        <w:t>Instructions Files</w:t>
      </w:r>
      <w:r w:rsidR="00CF2A75" w:rsidRPr="00CF2A75" w:rsidDel="007566EE">
        <w:rPr>
          <w:rFonts w:cs="Times New Roman"/>
          <w:color w:val="000000"/>
          <w:sz w:val="18"/>
          <w:szCs w:val="22"/>
        </w:rPr>
        <w:t xml:space="preserve"> </w:t>
      </w:r>
      <w:r>
        <w:t xml:space="preserve">swimlanes is a copy of the existing RSG swimlanes. The assumption is that this specification will be sufficient for the processing requirements of the new </w:t>
      </w:r>
      <w:r w:rsidR="007566EE">
        <w:rPr>
          <w:rFonts w:cs="Times New Roman"/>
          <w:color w:val="000000"/>
          <w:sz w:val="18"/>
          <w:szCs w:val="22"/>
        </w:rPr>
        <w:t xml:space="preserve">RSG </w:t>
      </w:r>
      <w:r w:rsidR="00CF2A75" w:rsidRPr="00CF2A75">
        <w:rPr>
          <w:rFonts w:cs="Times New Roman"/>
          <w:color w:val="000000"/>
          <w:sz w:val="18"/>
          <w:szCs w:val="22"/>
        </w:rPr>
        <w:t>Instructions Files</w:t>
      </w:r>
      <w:r w:rsidR="00CF2A75" w:rsidRPr="00CF2A75" w:rsidDel="007566EE">
        <w:rPr>
          <w:rFonts w:cs="Times New Roman"/>
          <w:color w:val="000000"/>
          <w:sz w:val="18"/>
          <w:szCs w:val="22"/>
        </w:rPr>
        <w:t xml:space="preserve"> </w:t>
      </w:r>
      <w:r>
        <w:t>swimlanes.</w:t>
      </w:r>
    </w:p>
    <w:p w14:paraId="12B61C60" w14:textId="0B4DBFB7" w:rsidR="009B305B" w:rsidRDefault="009B305B" w:rsidP="009B305B">
      <w:pPr>
        <w:ind w:left="284"/>
      </w:pPr>
      <w:bookmarkStart w:id="331" w:name="_Hlk531337712"/>
      <w:r>
        <w:t xml:space="preserve">Rationale: </w:t>
      </w:r>
      <w:bookmarkEnd w:id="331"/>
      <w:r w:rsidR="00F451AE">
        <w:t xml:space="preserve">Based on the current use cases </w:t>
      </w:r>
      <w:r w:rsidR="007566EE">
        <w:rPr>
          <w:rFonts w:cs="Times New Roman"/>
          <w:color w:val="000000"/>
          <w:sz w:val="18"/>
          <w:szCs w:val="22"/>
        </w:rPr>
        <w:t xml:space="preserve">RSG </w:t>
      </w:r>
      <w:r w:rsidR="00CF2A75" w:rsidRPr="00CF2A75">
        <w:rPr>
          <w:rFonts w:cs="Times New Roman"/>
          <w:color w:val="000000"/>
          <w:sz w:val="18"/>
          <w:szCs w:val="22"/>
        </w:rPr>
        <w:t>Instructions Files</w:t>
      </w:r>
      <w:r w:rsidR="00CF2A75" w:rsidRPr="00CF2A75" w:rsidDel="007566EE">
        <w:rPr>
          <w:rFonts w:cs="Times New Roman"/>
          <w:color w:val="000000"/>
          <w:sz w:val="18"/>
          <w:szCs w:val="22"/>
        </w:rPr>
        <w:t xml:space="preserve"> </w:t>
      </w:r>
      <w:r>
        <w:t xml:space="preserve">swimlanes workload is expected to be lower </w:t>
      </w:r>
      <w:r w:rsidR="00207D0F">
        <w:t>than</w:t>
      </w:r>
      <w:r>
        <w:t xml:space="preserve"> the existing RSG swimlanes. </w:t>
      </w:r>
      <w:r w:rsidR="00207D0F">
        <w:t>Therefore,</w:t>
      </w:r>
      <w:r>
        <w:t xml:space="preserve"> the specification </w:t>
      </w:r>
      <w:r w:rsidR="004E3063">
        <w:t xml:space="preserve">is expected to </w:t>
      </w:r>
      <w:r>
        <w:t>be sufficient.</w:t>
      </w:r>
      <w:r w:rsidR="00F451AE" w:rsidRPr="00F451AE">
        <w:t xml:space="preserve"> </w:t>
      </w:r>
      <w:r w:rsidR="00F451AE">
        <w:t>This may need to be increased in the future, if new use cases are identified.</w:t>
      </w:r>
    </w:p>
    <w:p w14:paraId="03470C8D" w14:textId="77777777" w:rsidR="00C046A3" w:rsidRPr="009B305B" w:rsidRDefault="00C046A3" w:rsidP="009B305B">
      <w:pPr>
        <w:ind w:left="284"/>
      </w:pPr>
    </w:p>
    <w:p w14:paraId="631529FA" w14:textId="442FA0D7" w:rsidR="008C240A" w:rsidRDefault="008C240A" w:rsidP="008C240A">
      <w:pPr>
        <w:pStyle w:val="ListParagraph"/>
        <w:numPr>
          <w:ilvl w:val="0"/>
          <w:numId w:val="82"/>
        </w:numPr>
      </w:pPr>
      <w:r>
        <w:t>It has been assumed that M&amp;G Prudential UK will not require access to the new solution.</w:t>
      </w:r>
    </w:p>
    <w:p w14:paraId="3DF842EC" w14:textId="2CE5C3D3" w:rsidR="008C240A" w:rsidRDefault="008C240A" w:rsidP="008C240A">
      <w:pPr>
        <w:ind w:left="284"/>
      </w:pPr>
      <w:r>
        <w:t xml:space="preserve">Rationale: Operational separation </w:t>
      </w:r>
      <w:r w:rsidR="008921C2">
        <w:t>will result in M&amp;G Prudential being a separately listed company.</w:t>
      </w:r>
    </w:p>
    <w:p w14:paraId="059653D7" w14:textId="731B1EF1" w:rsidR="00E34EA3" w:rsidRDefault="00E34EA3" w:rsidP="008C240A">
      <w:pPr>
        <w:ind w:left="284"/>
      </w:pPr>
    </w:p>
    <w:p w14:paraId="05DA29C7" w14:textId="4D68815B" w:rsidR="00EE6403" w:rsidRDefault="00EE6403" w:rsidP="00EE6403">
      <w:pPr>
        <w:pStyle w:val="ListParagraph"/>
        <w:numPr>
          <w:ilvl w:val="0"/>
          <w:numId w:val="82"/>
        </w:numPr>
      </w:pPr>
      <w:r>
        <w:t>It has been assumed that shared storage provisioned for Linux and Windows servers, will have sufficient performance to meet business requirements of the new solution.</w:t>
      </w:r>
    </w:p>
    <w:p w14:paraId="2DC1137B" w14:textId="64BF6779" w:rsidR="008C240A" w:rsidRDefault="00EE6403" w:rsidP="00EE6403">
      <w:pPr>
        <w:ind w:left="284"/>
      </w:pPr>
      <w:r>
        <w:t xml:space="preserve">Rationale: A requirement for </w:t>
      </w:r>
      <w:r w:rsidR="00632DC0">
        <w:t xml:space="preserve">on-premise </w:t>
      </w:r>
      <w:r>
        <w:t>high-performan</w:t>
      </w:r>
      <w:r w:rsidR="00632DC0">
        <w:t xml:space="preserve">ce storage in the previous solution has been removed by the use of WTW vGrid. </w:t>
      </w:r>
    </w:p>
    <w:p w14:paraId="1DF18140" w14:textId="77777777" w:rsidR="00632DC0" w:rsidRDefault="00632DC0" w:rsidP="00EE6403">
      <w:pPr>
        <w:ind w:left="284"/>
      </w:pPr>
    </w:p>
    <w:p w14:paraId="73732401" w14:textId="19745FFC" w:rsidR="00632DC0" w:rsidRDefault="00632DC0" w:rsidP="00632DC0">
      <w:pPr>
        <w:pStyle w:val="ListParagraph"/>
        <w:numPr>
          <w:ilvl w:val="0"/>
          <w:numId w:val="82"/>
        </w:numPr>
      </w:pPr>
      <w:r>
        <w:t>The existing instance of the production RCT database server will not be used by Dallas.</w:t>
      </w:r>
    </w:p>
    <w:p w14:paraId="6515E3A3" w14:textId="085CDD08" w:rsidR="00632DC0" w:rsidRDefault="00632DC0" w:rsidP="00632DC0">
      <w:pPr>
        <w:ind w:left="284"/>
      </w:pPr>
      <w:r>
        <w:t>Rationale: Dallas have started a project to create a new production instance of the RCT application to enable them to use the application prior to separation.</w:t>
      </w:r>
    </w:p>
    <w:p w14:paraId="641ACE8F" w14:textId="77777777" w:rsidR="00632DC0" w:rsidRPr="009B305B" w:rsidRDefault="00632DC0" w:rsidP="00EE6403">
      <w:pPr>
        <w:ind w:left="284"/>
      </w:pPr>
    </w:p>
    <w:p w14:paraId="3E4E383B" w14:textId="7BA0C018" w:rsidR="009D6F1A" w:rsidRPr="009B305B" w:rsidRDefault="00926F86" w:rsidP="009B305B">
      <w:pPr>
        <w:pStyle w:val="Heading2"/>
        <w:numPr>
          <w:ilvl w:val="0"/>
          <w:numId w:val="0"/>
        </w:numPr>
        <w:ind w:left="792" w:hanging="432"/>
        <w:rPr>
          <w:rFonts w:ascii="Pru Sans Normal" w:hAnsi="Pru Sans Normal"/>
          <w:b w:val="0"/>
          <w:sz w:val="20"/>
          <w:szCs w:val="20"/>
        </w:rPr>
      </w:pPr>
      <w:r w:rsidRPr="009B305B">
        <w:rPr>
          <w:rFonts w:ascii="Pru Sans Normal" w:hAnsi="Pru Sans Normal"/>
          <w:b w:val="0"/>
          <w:sz w:val="20"/>
          <w:szCs w:val="20"/>
        </w:rPr>
        <w:br w:type="page"/>
      </w:r>
    </w:p>
    <w:p w14:paraId="1E08511F" w14:textId="2D6FD797" w:rsidR="00AB4475" w:rsidRDefault="00AB4475" w:rsidP="006B462C">
      <w:pPr>
        <w:pStyle w:val="Heading1"/>
        <w:pageBreakBefore/>
        <w:numPr>
          <w:ilvl w:val="0"/>
          <w:numId w:val="23"/>
        </w:numPr>
        <w:spacing w:before="120" w:after="120"/>
        <w:jc w:val="left"/>
      </w:pPr>
      <w:bookmarkStart w:id="332" w:name="_Toc4147005"/>
      <w:r>
        <w:lastRenderedPageBreak/>
        <w:t>Security</w:t>
      </w:r>
      <w:bookmarkEnd w:id="332"/>
    </w:p>
    <w:p w14:paraId="205E0519" w14:textId="014313D9" w:rsidR="00AB4475" w:rsidRPr="006B462C" w:rsidRDefault="00AB4475" w:rsidP="00266FF7">
      <w:pPr>
        <w:pStyle w:val="Heading2"/>
        <w:ind w:hanging="508"/>
        <w:rPr>
          <w:rStyle w:val="Heading2Char"/>
          <w:b/>
          <w:kern w:val="28"/>
        </w:rPr>
      </w:pPr>
      <w:bookmarkStart w:id="333" w:name="_Toc4147006"/>
      <w:r w:rsidRPr="006B462C">
        <w:rPr>
          <w:rStyle w:val="Heading2Char"/>
          <w:b/>
        </w:rPr>
        <w:t>Authentication &amp; Authorisation</w:t>
      </w:r>
      <w:bookmarkEnd w:id="333"/>
    </w:p>
    <w:p w14:paraId="711D0483" w14:textId="77777777" w:rsidR="00AB4475" w:rsidRDefault="00AB4475" w:rsidP="00AB4475"/>
    <w:p w14:paraId="60955DBF" w14:textId="77777777" w:rsidR="001A2B1F" w:rsidRPr="001A2B1F" w:rsidRDefault="001A2B1F" w:rsidP="001A2B1F">
      <w:pPr>
        <w:ind w:left="360"/>
        <w:rPr>
          <w:b/>
        </w:rPr>
      </w:pPr>
      <w:r w:rsidRPr="001A2B1F">
        <w:rPr>
          <w:b/>
        </w:rPr>
        <w:t>ICM interface</w:t>
      </w:r>
    </w:p>
    <w:p w14:paraId="37A2D315" w14:textId="73B6F416" w:rsidR="001A2B1F" w:rsidRDefault="001A2B1F" w:rsidP="001A2B1F">
      <w:pPr>
        <w:ind w:left="360"/>
      </w:pPr>
      <w:r>
        <w:t xml:space="preserve">Authentication and authorisation will remain the same for the new solution. </w:t>
      </w:r>
      <w:r w:rsidR="00FF183E">
        <w:t>Users request access through the Access Request system and existing processes will be used for approval. The ICM interface has full role</w:t>
      </w:r>
      <w:r w:rsidR="00040B18">
        <w:t>-</w:t>
      </w:r>
      <w:r w:rsidR="00FF183E">
        <w:t xml:space="preserve">based access control and user management. </w:t>
      </w:r>
      <w:r w:rsidR="00CC1DEF">
        <w:t>Capital Modelling</w:t>
      </w:r>
      <w:r w:rsidR="00FF183E">
        <w:t xml:space="preserve"> </w:t>
      </w:r>
      <w:r w:rsidR="006B1F57">
        <w:t>team is</w:t>
      </w:r>
      <w:r w:rsidR="00FF183E">
        <w:t xml:space="preserve"> the administrator to this system</w:t>
      </w:r>
      <w:r w:rsidR="003042E9">
        <w:t>.</w:t>
      </w:r>
    </w:p>
    <w:p w14:paraId="6CD76D20" w14:textId="2092A739" w:rsidR="003042E9" w:rsidRDefault="00E34EA3" w:rsidP="001A2B1F">
      <w:pPr>
        <w:ind w:left="360"/>
      </w:pPr>
      <w:r>
        <w:t>The Access Request system</w:t>
      </w:r>
      <w:r w:rsidR="008837E6">
        <w:t xml:space="preserve"> will add users to active d</w:t>
      </w:r>
      <w:r w:rsidR="003042E9">
        <w:t xml:space="preserve">irectory groups setup for ICM interface users. </w:t>
      </w:r>
      <w:r w:rsidR="008837E6">
        <w:t xml:space="preserve">Centrify interrogates the active directory groups and provisions the users on the Linux servers, when the ICM </w:t>
      </w:r>
      <w:r w:rsidR="00207D0F">
        <w:t>interface</w:t>
      </w:r>
      <w:r w:rsidR="008837E6">
        <w:t xml:space="preserve"> is deployed.</w:t>
      </w:r>
      <w:r w:rsidR="00F338C3">
        <w:t xml:space="preserve"> GHO IT support users are expected to be provisioned direct access to the Linux servers using Centrify.</w:t>
      </w:r>
    </w:p>
    <w:p w14:paraId="5526CFE0" w14:textId="1186A0F3" w:rsidR="003042E9" w:rsidRDefault="003042E9" w:rsidP="001A2B1F">
      <w:pPr>
        <w:ind w:left="360"/>
      </w:pPr>
      <w:r>
        <w:t>Single sign-on authentication is enable</w:t>
      </w:r>
      <w:r w:rsidR="008837E6">
        <w:t>d</w:t>
      </w:r>
      <w:r>
        <w:t xml:space="preserve"> through integration with Kerberos.</w:t>
      </w:r>
    </w:p>
    <w:p w14:paraId="206FE664" w14:textId="77777777" w:rsidR="001A2B1F" w:rsidRDefault="001A2B1F" w:rsidP="001A2B1F">
      <w:pPr>
        <w:ind w:left="360"/>
      </w:pPr>
    </w:p>
    <w:p w14:paraId="70923943" w14:textId="77777777" w:rsidR="001A2B1F" w:rsidRPr="001A2B1F" w:rsidRDefault="001A2B1F" w:rsidP="001A2B1F">
      <w:pPr>
        <w:ind w:left="360"/>
        <w:rPr>
          <w:b/>
        </w:rPr>
      </w:pPr>
      <w:r w:rsidRPr="001A2B1F">
        <w:rPr>
          <w:b/>
        </w:rPr>
        <w:t>RAFM Workstation</w:t>
      </w:r>
    </w:p>
    <w:p w14:paraId="740B7526" w14:textId="3B1F6846" w:rsidR="0084135F" w:rsidRDefault="00FF183E" w:rsidP="0084135F">
      <w:pPr>
        <w:ind w:left="360"/>
      </w:pPr>
      <w:r>
        <w:t xml:space="preserve">RAFM Workstation product does not </w:t>
      </w:r>
      <w:r w:rsidR="003042E9">
        <w:t>provide any user management. The</w:t>
      </w:r>
      <w:r>
        <w:t xml:space="preserve"> existing security controls on end user device</w:t>
      </w:r>
      <w:r w:rsidR="003042E9">
        <w:t>s will be relied upon to provide access control.</w:t>
      </w:r>
      <w:r w:rsidR="0084135F">
        <w:t xml:space="preserve"> However, it should be noted that RAFM Workstation will only operate if a licence has been </w:t>
      </w:r>
      <w:r w:rsidR="00670089">
        <w:t>allocated and</w:t>
      </w:r>
      <w:r w:rsidR="0084135F">
        <w:t xml:space="preserve"> is validated on a continual basis with WTW licence server.</w:t>
      </w:r>
    </w:p>
    <w:p w14:paraId="431DF093" w14:textId="33B9A569" w:rsidR="001A2B1F" w:rsidRDefault="001A2B1F" w:rsidP="001A2B1F">
      <w:pPr>
        <w:ind w:left="360"/>
      </w:pPr>
    </w:p>
    <w:p w14:paraId="73ED1244" w14:textId="77777777" w:rsidR="00832836" w:rsidRDefault="00832836" w:rsidP="001A2B1F">
      <w:pPr>
        <w:ind w:left="360"/>
        <w:rPr>
          <w:b/>
        </w:rPr>
      </w:pPr>
    </w:p>
    <w:p w14:paraId="4AA1BC0A" w14:textId="5C6042BC" w:rsidR="001A2B1F" w:rsidRPr="001A2B1F" w:rsidRDefault="001A2B1F" w:rsidP="001A2B1F">
      <w:pPr>
        <w:ind w:left="360"/>
        <w:rPr>
          <w:b/>
        </w:rPr>
      </w:pPr>
      <w:r w:rsidRPr="001A2B1F">
        <w:rPr>
          <w:b/>
        </w:rPr>
        <w:t>RAFM TaskRunner</w:t>
      </w:r>
      <w:r w:rsidRPr="001A2B1F">
        <w:rPr>
          <w:b/>
        </w:rPr>
        <w:tab/>
      </w:r>
    </w:p>
    <w:p w14:paraId="6E6A8023" w14:textId="6B6B94F1" w:rsidR="003042E9" w:rsidRDefault="003042E9" w:rsidP="003042E9">
      <w:pPr>
        <w:ind w:left="360"/>
      </w:pPr>
      <w:r>
        <w:t>RA</w:t>
      </w:r>
      <w:r w:rsidR="00CD69EA">
        <w:t>F</w:t>
      </w:r>
      <w:r>
        <w:t>M TaskRunner is a windows command line tool and does not provide any user management. The existing security controls on windows servers will be relied upon to provide access control.</w:t>
      </w:r>
      <w:r w:rsidR="0084135F">
        <w:t xml:space="preserve"> However, it should be noted that RAFM TaskRunner will only operate if a licence has been </w:t>
      </w:r>
      <w:r w:rsidR="00670089">
        <w:t>allocated and</w:t>
      </w:r>
      <w:r w:rsidR="0084135F">
        <w:t xml:space="preserve"> is validated on a continual basis with WTW licence server.</w:t>
      </w:r>
    </w:p>
    <w:p w14:paraId="10B8274E" w14:textId="0A87F1BF" w:rsidR="001A2B1F" w:rsidRDefault="001A2B1F" w:rsidP="001A2B1F">
      <w:pPr>
        <w:ind w:left="360"/>
      </w:pPr>
    </w:p>
    <w:p w14:paraId="5E8137E2" w14:textId="1E49CFDE" w:rsidR="001A2B1F" w:rsidRPr="001A2B1F" w:rsidRDefault="001A2B1F" w:rsidP="001A2B1F">
      <w:pPr>
        <w:ind w:left="360"/>
        <w:rPr>
          <w:b/>
        </w:rPr>
      </w:pPr>
      <w:r w:rsidRPr="001A2B1F">
        <w:rPr>
          <w:b/>
        </w:rPr>
        <w:t>WTW vGrid</w:t>
      </w:r>
    </w:p>
    <w:p w14:paraId="46DBEEDD" w14:textId="52240614" w:rsidR="00540987" w:rsidRDefault="001A2B1F" w:rsidP="001A2B1F">
      <w:pPr>
        <w:ind w:left="360"/>
      </w:pPr>
      <w:r>
        <w:t xml:space="preserve">WTW vGrid is a managed service deployed in Microsoft Azure. This service currently only supports </w:t>
      </w:r>
      <w:r w:rsidR="00D8341C" w:rsidRPr="00D8341C">
        <w:t>credentials based on Azure Active Directory (AAD) user name and password</w:t>
      </w:r>
      <w:r w:rsidR="00D8341C">
        <w:t xml:space="preserve">. These credentials will be stored on the RAFM execution server and held securely using </w:t>
      </w:r>
      <w:r w:rsidR="00D8341C" w:rsidRPr="00D8341C">
        <w:t>Windows Credentials Manager</w:t>
      </w:r>
      <w:r w:rsidR="00D8341C">
        <w:t>.</w:t>
      </w:r>
      <w:r w:rsidR="00F338C3">
        <w:t xml:space="preserve"> </w:t>
      </w:r>
    </w:p>
    <w:p w14:paraId="4B09FE7D" w14:textId="688F879A" w:rsidR="00A62161" w:rsidRDefault="00A62161" w:rsidP="001A2B1F">
      <w:pPr>
        <w:ind w:left="360"/>
      </w:pPr>
      <w:r w:rsidRPr="00A62161">
        <w:t>The owners of this password will need to setup a process to ensure they log into vGrid every 90</w:t>
      </w:r>
      <w:r>
        <w:t xml:space="preserve"> </w:t>
      </w:r>
      <w:r w:rsidRPr="00A62161">
        <w:t xml:space="preserve">days to </w:t>
      </w:r>
      <w:r>
        <w:t>update</w:t>
      </w:r>
      <w:r w:rsidRPr="00A62161">
        <w:t xml:space="preserve"> this account’s password</w:t>
      </w:r>
      <w:r>
        <w:t>,</w:t>
      </w:r>
      <w:r w:rsidRPr="00A62161">
        <w:t xml:space="preserve"> as well as updat</w:t>
      </w:r>
      <w:r>
        <w:t>ing</w:t>
      </w:r>
      <w:r w:rsidRPr="00A62161">
        <w:t xml:space="preserve"> the </w:t>
      </w:r>
      <w:r w:rsidR="00CD69EA">
        <w:t>RAFM T</w:t>
      </w:r>
      <w:r w:rsidRPr="00A62161">
        <w:t>ask</w:t>
      </w:r>
      <w:r w:rsidR="00CD69EA">
        <w:t>R</w:t>
      </w:r>
      <w:r w:rsidRPr="00A62161">
        <w:t xml:space="preserve">unner configuration. Failure to do so will </w:t>
      </w:r>
      <w:r>
        <w:t>result in</w:t>
      </w:r>
      <w:r w:rsidRPr="00A62161">
        <w:t xml:space="preserve"> the account </w:t>
      </w:r>
      <w:r w:rsidR="00CD69EA">
        <w:t xml:space="preserve">being </w:t>
      </w:r>
      <w:r w:rsidRPr="00A62161">
        <w:t>locked out for security reasons.</w:t>
      </w:r>
    </w:p>
    <w:p w14:paraId="37B23DDF" w14:textId="609B4B3D" w:rsidR="00F338C3" w:rsidRDefault="00F338C3" w:rsidP="001A2B1F">
      <w:pPr>
        <w:ind w:left="360"/>
      </w:pPr>
      <w:r>
        <w:t xml:space="preserve">It is also expected that a limited set of GHO users will also have direct access to the </w:t>
      </w:r>
      <w:r w:rsidR="00DE1ABD">
        <w:t>WTW vGrid</w:t>
      </w:r>
      <w:r w:rsidR="0065094B">
        <w:t xml:space="preserve"> through a </w:t>
      </w:r>
      <w:r w:rsidR="00E34EA3">
        <w:t>browser-based</w:t>
      </w:r>
      <w:r w:rsidR="0065094B">
        <w:t xml:space="preserve"> user interface (web portal). User</w:t>
      </w:r>
      <w:r>
        <w:t xml:space="preserve"> will be authenticated by manually entering user name and password.</w:t>
      </w:r>
    </w:p>
    <w:p w14:paraId="3F32BB32" w14:textId="340C371E" w:rsidR="00B5300B" w:rsidRPr="006B462C" w:rsidRDefault="00B5300B" w:rsidP="00266FF7">
      <w:pPr>
        <w:pStyle w:val="Heading2"/>
        <w:ind w:hanging="508"/>
        <w:rPr>
          <w:rStyle w:val="Heading2Char"/>
          <w:b/>
        </w:rPr>
      </w:pPr>
      <w:bookmarkStart w:id="334" w:name="_Toc4147007"/>
      <w:r w:rsidRPr="006B462C">
        <w:rPr>
          <w:rStyle w:val="Heading2Char"/>
          <w:b/>
        </w:rPr>
        <w:t>Data</w:t>
      </w:r>
      <w:bookmarkEnd w:id="334"/>
      <w:r w:rsidRPr="006B462C">
        <w:rPr>
          <w:rStyle w:val="Heading2Char"/>
          <w:b/>
        </w:rPr>
        <w:t xml:space="preserve"> </w:t>
      </w:r>
    </w:p>
    <w:p w14:paraId="3DCD45EE" w14:textId="40A24671" w:rsidR="00C7319A" w:rsidRDefault="00D8341C" w:rsidP="00D8341C">
      <w:pPr>
        <w:ind w:left="360"/>
      </w:pPr>
      <w:r>
        <w:t xml:space="preserve">The data classification for the data held in the new </w:t>
      </w:r>
      <w:r w:rsidR="008116B6">
        <w:t xml:space="preserve">Internal </w:t>
      </w:r>
      <w:r>
        <w:t xml:space="preserve">Capital Model solution is </w:t>
      </w:r>
      <w:r w:rsidR="00C7319A">
        <w:t>r</w:t>
      </w:r>
      <w:r>
        <w:t>estricted.</w:t>
      </w:r>
    </w:p>
    <w:p w14:paraId="04E4BF3F" w14:textId="4CBEE195" w:rsidR="00D8341C" w:rsidRDefault="00875C53" w:rsidP="00D8341C">
      <w:pPr>
        <w:ind w:left="360"/>
      </w:pPr>
      <w:r>
        <w:t xml:space="preserve">It should be noted that the RCT </w:t>
      </w:r>
      <w:r w:rsidR="00C7319A">
        <w:t>system hold</w:t>
      </w:r>
      <w:r w:rsidR="00D27C14">
        <w:t>s</w:t>
      </w:r>
      <w:r w:rsidR="00C7319A">
        <w:t xml:space="preserve"> data that is classified as strictly confidential. The RCT system only sources data from the ICM </w:t>
      </w:r>
      <w:r w:rsidR="00E34EA3">
        <w:t>solution and</w:t>
      </w:r>
      <w:r w:rsidR="00C7319A">
        <w:t xml:space="preserve"> does not provide a feed </w:t>
      </w:r>
      <w:r w:rsidR="005F7010">
        <w:t>o</w:t>
      </w:r>
      <w:r w:rsidR="00D27C14">
        <w:t xml:space="preserve">f </w:t>
      </w:r>
      <w:r w:rsidR="00C7319A">
        <w:t>data back</w:t>
      </w:r>
      <w:r w:rsidR="00D27C14">
        <w:t xml:space="preserve"> to the ICM solution</w:t>
      </w:r>
      <w:r w:rsidR="00C7319A">
        <w:t>.</w:t>
      </w:r>
    </w:p>
    <w:p w14:paraId="7742986B" w14:textId="32344625" w:rsidR="003E2BE3" w:rsidRPr="00DD3DBE" w:rsidRDefault="003E2BE3" w:rsidP="00DD3DBE">
      <w:pPr>
        <w:pStyle w:val="ListParagraph"/>
        <w:numPr>
          <w:ilvl w:val="0"/>
          <w:numId w:val="47"/>
        </w:numPr>
        <w:rPr>
          <w:b/>
          <w:sz w:val="24"/>
        </w:rPr>
      </w:pPr>
      <w:r w:rsidRPr="00DD3DBE">
        <w:rPr>
          <w:b/>
          <w:sz w:val="24"/>
        </w:rPr>
        <w:t>Secure Data at Rest</w:t>
      </w:r>
    </w:p>
    <w:p w14:paraId="7512F3B5" w14:textId="2C30FA93" w:rsidR="002A017D" w:rsidRDefault="002A017D" w:rsidP="00C631EE">
      <w:pPr>
        <w:ind w:left="360"/>
      </w:pPr>
      <w:r>
        <w:rPr>
          <w:b/>
        </w:rPr>
        <w:t>ICM</w:t>
      </w:r>
    </w:p>
    <w:p w14:paraId="1A73C8B8" w14:textId="34073309" w:rsidR="003E2BE3" w:rsidRDefault="00D8341C" w:rsidP="00D8341C">
      <w:pPr>
        <w:ind w:left="360"/>
      </w:pPr>
      <w:r>
        <w:t>The data is not encrypted at rest</w:t>
      </w:r>
      <w:r w:rsidR="00D27C14">
        <w:t xml:space="preserve"> in the new Internal Capital Model solution</w:t>
      </w:r>
      <w:r>
        <w:t>.</w:t>
      </w:r>
      <w:r w:rsidR="002A017D">
        <w:t xml:space="preserve"> The data resides in the following locations.</w:t>
      </w:r>
    </w:p>
    <w:p w14:paraId="133DB936" w14:textId="1EBD3633" w:rsidR="002A017D" w:rsidRDefault="002A017D" w:rsidP="002A017D">
      <w:pPr>
        <w:pStyle w:val="ListParagraph"/>
        <w:numPr>
          <w:ilvl w:val="0"/>
          <w:numId w:val="82"/>
        </w:numPr>
      </w:pPr>
      <w:r>
        <w:t>ICM Oracle database</w:t>
      </w:r>
    </w:p>
    <w:p w14:paraId="5BD4F45A" w14:textId="6AF45603" w:rsidR="002A017D" w:rsidRDefault="002A017D" w:rsidP="002A017D">
      <w:pPr>
        <w:pStyle w:val="ListParagraph"/>
        <w:numPr>
          <w:ilvl w:val="0"/>
          <w:numId w:val="82"/>
        </w:numPr>
      </w:pPr>
      <w:r>
        <w:t>Windows shared storage</w:t>
      </w:r>
    </w:p>
    <w:p w14:paraId="3A949F16" w14:textId="1B58E674" w:rsidR="002A017D" w:rsidRDefault="002A017D" w:rsidP="00C631EE">
      <w:pPr>
        <w:pStyle w:val="ListParagraph"/>
        <w:numPr>
          <w:ilvl w:val="0"/>
          <w:numId w:val="82"/>
        </w:numPr>
      </w:pPr>
      <w:r>
        <w:t>Linux shared storage</w:t>
      </w:r>
    </w:p>
    <w:p w14:paraId="2BE93EFA" w14:textId="04EAC2F9" w:rsidR="00D27C14" w:rsidRDefault="00D27C14" w:rsidP="00D8341C">
      <w:pPr>
        <w:ind w:left="360"/>
      </w:pPr>
      <w:r w:rsidRPr="00D8341C">
        <w:rPr>
          <w:b/>
        </w:rPr>
        <w:lastRenderedPageBreak/>
        <w:t>WTW vGrid</w:t>
      </w:r>
    </w:p>
    <w:p w14:paraId="28F32D0C" w14:textId="7B609981" w:rsidR="00D27C14" w:rsidRDefault="009B14D5" w:rsidP="00D8341C">
      <w:pPr>
        <w:ind w:left="360"/>
      </w:pPr>
      <w:r>
        <w:t xml:space="preserve">WTW vGrid web portal and </w:t>
      </w:r>
      <w:r w:rsidR="00D27C14">
        <w:t>its</w:t>
      </w:r>
      <w:r>
        <w:t xml:space="preserve"> usage information database is multi-</w:t>
      </w:r>
      <w:r w:rsidR="00E34EA3">
        <w:t>tenanted</w:t>
      </w:r>
      <w:r>
        <w:t>. Data separation is based on assignment of users to a client instance of the portal.</w:t>
      </w:r>
    </w:p>
    <w:p w14:paraId="55A0E1EC" w14:textId="51E0F90E" w:rsidR="00042B88" w:rsidRDefault="009B14D5" w:rsidP="00D8341C">
      <w:pPr>
        <w:ind w:left="360"/>
      </w:pPr>
      <w:r>
        <w:t xml:space="preserve">However, the </w:t>
      </w:r>
      <w:r w:rsidR="00E34EA3">
        <w:t>vGrid</w:t>
      </w:r>
      <w:r>
        <w:t xml:space="preserve"> virtual machines and storage </w:t>
      </w:r>
      <w:r w:rsidR="00DA3C89">
        <w:t>are</w:t>
      </w:r>
      <w:r>
        <w:t xml:space="preserve"> single tenanted for both primary and secondary data centres. </w:t>
      </w:r>
      <w:r w:rsidR="00E34EA3">
        <w:t>Therefore,</w:t>
      </w:r>
      <w:r>
        <w:t xml:space="preserve"> stored data is </w:t>
      </w:r>
      <w:r w:rsidR="00E34EA3">
        <w:t>segregated</w:t>
      </w:r>
      <w:r>
        <w:t xml:space="preserve"> for each client. The following data will be held on vGrid:</w:t>
      </w:r>
    </w:p>
    <w:p w14:paraId="3278673A" w14:textId="68D85E24" w:rsidR="009B14D5" w:rsidRDefault="009B14D5" w:rsidP="00266FF7">
      <w:pPr>
        <w:pStyle w:val="ListParagraph"/>
        <w:numPr>
          <w:ilvl w:val="0"/>
          <w:numId w:val="47"/>
        </w:numPr>
        <w:ind w:left="567" w:hanging="141"/>
      </w:pPr>
      <w:r>
        <w:t>Usage Information – It is a</w:t>
      </w:r>
      <w:r w:rsidRPr="00266FF7">
        <w:rPr>
          <w:i/>
        </w:rPr>
        <w:t xml:space="preserve"> pay as you go</w:t>
      </w:r>
      <w:r>
        <w:t xml:space="preserve"> service therefore core hours used to run on vGrid are recorded</w:t>
      </w:r>
    </w:p>
    <w:p w14:paraId="501CE99F" w14:textId="6481B813" w:rsidR="009B14D5" w:rsidRDefault="009B14D5" w:rsidP="00266FF7">
      <w:pPr>
        <w:pStyle w:val="ListParagraph"/>
        <w:numPr>
          <w:ilvl w:val="0"/>
          <w:numId w:val="47"/>
        </w:numPr>
        <w:ind w:left="567" w:hanging="141"/>
      </w:pPr>
      <w:r>
        <w:t>User Details - stored within our Azure Active Directory tenant</w:t>
      </w:r>
    </w:p>
    <w:p w14:paraId="2F962D09" w14:textId="73821CFE" w:rsidR="009B14D5" w:rsidRDefault="009B14D5" w:rsidP="009B14D5">
      <w:pPr>
        <w:pStyle w:val="ListParagraph"/>
        <w:numPr>
          <w:ilvl w:val="0"/>
          <w:numId w:val="47"/>
        </w:numPr>
        <w:ind w:left="567" w:hanging="141"/>
      </w:pPr>
      <w:r>
        <w:t>Client specific data - for instance upper scale of allocated machines, Azure data centre region, contact information for billing.</w:t>
      </w:r>
    </w:p>
    <w:p w14:paraId="619F3B20" w14:textId="388D94EB" w:rsidR="00516142" w:rsidRDefault="00516142">
      <w:pPr>
        <w:ind w:left="426"/>
      </w:pPr>
      <w:r>
        <w:t xml:space="preserve">Data that is related to the capital model is stored in blob storage during a run on </w:t>
      </w:r>
      <w:r w:rsidR="00E34EA3">
        <w:t>vGrid and</w:t>
      </w:r>
      <w:r>
        <w:t xml:space="preserve"> is deleted after successful job completion. </w:t>
      </w:r>
      <w:r w:rsidR="00E34EA3">
        <w:t>Therefore,</w:t>
      </w:r>
      <w:r>
        <w:t xml:space="preserve"> this type of data is not expected to be retained in the WTW vGrid service.</w:t>
      </w:r>
    </w:p>
    <w:p w14:paraId="23A8C71B" w14:textId="340C80E2" w:rsidR="00AF235F" w:rsidRDefault="00AF235F">
      <w:pPr>
        <w:ind w:left="426"/>
      </w:pPr>
      <w:r>
        <w:t>TaskRunner configuration will have the following value set and that ensures that the data is not retained on vGrid after a run (including when a run fails):</w:t>
      </w:r>
    </w:p>
    <w:p w14:paraId="66973BDE" w14:textId="300CDF44" w:rsidR="00AF235F" w:rsidRDefault="00AF235F">
      <w:pPr>
        <w:ind w:left="426"/>
      </w:pPr>
      <w:r>
        <w:rPr>
          <w:noProof/>
        </w:rPr>
        <w:drawing>
          <wp:inline distT="0" distB="0" distL="0" distR="0" wp14:anchorId="5424C479" wp14:editId="5F789584">
            <wp:extent cx="5699125" cy="946080"/>
            <wp:effectExtent l="0" t="0" r="0" b="6985"/>
            <wp:docPr id="5" name="Picture 5" descr="cid:image001.png@01D4BE06.CAF8C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BE06.CAF8C81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699125" cy="946080"/>
                    </a:xfrm>
                    <a:prstGeom prst="rect">
                      <a:avLst/>
                    </a:prstGeom>
                    <a:noFill/>
                    <a:ln>
                      <a:noFill/>
                    </a:ln>
                  </pic:spPr>
                </pic:pic>
              </a:graphicData>
            </a:graphic>
          </wp:inline>
        </w:drawing>
      </w:r>
    </w:p>
    <w:p w14:paraId="78DE0645" w14:textId="3407E4D0" w:rsidR="00AF235F" w:rsidRDefault="00E217FB">
      <w:pPr>
        <w:ind w:left="426"/>
      </w:pPr>
      <w:r>
        <w:t>In addition</w:t>
      </w:r>
      <w:r w:rsidR="007533B2">
        <w:t>, the WTW vGrid service for Prudential has been configured with a housekeeping purge setting of 1 day.</w:t>
      </w:r>
      <w:r>
        <w:t xml:space="preserve"> </w:t>
      </w:r>
    </w:p>
    <w:p w14:paraId="572DF2DB" w14:textId="77777777" w:rsidR="00AF235F" w:rsidRDefault="00AF235F">
      <w:pPr>
        <w:ind w:left="426"/>
      </w:pPr>
    </w:p>
    <w:p w14:paraId="57200B8D" w14:textId="657077BD" w:rsidR="00D27C14" w:rsidRDefault="00D27C14">
      <w:pPr>
        <w:ind w:left="426"/>
        <w:rPr>
          <w:b/>
        </w:rPr>
      </w:pPr>
      <w:r>
        <w:rPr>
          <w:b/>
        </w:rPr>
        <w:t>RCT</w:t>
      </w:r>
    </w:p>
    <w:p w14:paraId="26AE7570" w14:textId="0549257B" w:rsidR="00D27C14" w:rsidRDefault="00D27C14">
      <w:pPr>
        <w:ind w:left="426"/>
      </w:pPr>
      <w:r>
        <w:t>It should be noted that data held in the RCT system is encrypted using TDE on the SQL Server database.</w:t>
      </w:r>
    </w:p>
    <w:p w14:paraId="622F9CE6" w14:textId="77777777" w:rsidR="0042606A" w:rsidRDefault="0042606A" w:rsidP="00266FF7">
      <w:pPr>
        <w:ind w:left="426"/>
      </w:pPr>
    </w:p>
    <w:p w14:paraId="4157F560" w14:textId="1FB19FA5" w:rsidR="003E2BE3" w:rsidRPr="00C42036" w:rsidRDefault="003E2BE3" w:rsidP="003E2BE3">
      <w:pPr>
        <w:pStyle w:val="ListParagraph"/>
        <w:numPr>
          <w:ilvl w:val="0"/>
          <w:numId w:val="47"/>
        </w:numPr>
        <w:rPr>
          <w:b/>
          <w:sz w:val="24"/>
        </w:rPr>
      </w:pPr>
      <w:r>
        <w:rPr>
          <w:b/>
          <w:sz w:val="24"/>
        </w:rPr>
        <w:t xml:space="preserve">Secure Data in </w:t>
      </w:r>
      <w:r w:rsidR="00D06BF6">
        <w:rPr>
          <w:b/>
          <w:sz w:val="24"/>
        </w:rPr>
        <w:t>transit</w:t>
      </w:r>
    </w:p>
    <w:p w14:paraId="49CE1267" w14:textId="77777777" w:rsidR="00D8341C" w:rsidRPr="00D8341C" w:rsidRDefault="00D8341C" w:rsidP="00D8341C">
      <w:pPr>
        <w:ind w:left="360"/>
        <w:rPr>
          <w:b/>
        </w:rPr>
      </w:pPr>
      <w:r w:rsidRPr="00D8341C">
        <w:rPr>
          <w:b/>
        </w:rPr>
        <w:t>ICM interface</w:t>
      </w:r>
    </w:p>
    <w:p w14:paraId="01A4DF66" w14:textId="29C94ACB" w:rsidR="00D8341C" w:rsidRDefault="004A7DF3" w:rsidP="00D8341C">
      <w:pPr>
        <w:ind w:left="360"/>
      </w:pPr>
      <w:r>
        <w:t xml:space="preserve">The ICM </w:t>
      </w:r>
      <w:r w:rsidR="00207D0F">
        <w:t>interface has</w:t>
      </w:r>
      <w:r>
        <w:t xml:space="preserve"> a browser</w:t>
      </w:r>
      <w:r w:rsidR="00B53FDF">
        <w:t>-</w:t>
      </w:r>
      <w:r>
        <w:t>based UI (user interface), that is secured using HTTPS TL</w:t>
      </w:r>
      <w:r w:rsidR="0042606A">
        <w:t>S</w:t>
      </w:r>
      <w:r>
        <w:t xml:space="preserve"> v1.2.</w:t>
      </w:r>
      <w:r w:rsidR="00F338C3">
        <w:t xml:space="preserve"> The HTTPS encryption is between the load balancer and the end user browser, and not directly on the ICM SecondFloor web server.</w:t>
      </w:r>
    </w:p>
    <w:p w14:paraId="010327FD" w14:textId="77777777" w:rsidR="00D8341C" w:rsidRPr="00D8341C" w:rsidRDefault="00D8341C" w:rsidP="00D8341C">
      <w:pPr>
        <w:ind w:left="360"/>
        <w:rPr>
          <w:b/>
        </w:rPr>
      </w:pPr>
      <w:r w:rsidRPr="00D8341C">
        <w:rPr>
          <w:b/>
        </w:rPr>
        <w:t>RAFM Workstation</w:t>
      </w:r>
    </w:p>
    <w:p w14:paraId="7121B83C" w14:textId="0257E127" w:rsidR="00D8341C" w:rsidRDefault="004A7DF3" w:rsidP="00D8341C">
      <w:pPr>
        <w:ind w:left="360"/>
      </w:pPr>
      <w:r>
        <w:t>The UI will only be accessible locally on the end user device.</w:t>
      </w:r>
    </w:p>
    <w:p w14:paraId="38F835FD" w14:textId="0E8B9FC0" w:rsidR="00D8341C" w:rsidRPr="00D8341C" w:rsidRDefault="004A7DF3" w:rsidP="00D8341C">
      <w:pPr>
        <w:ind w:left="360"/>
        <w:rPr>
          <w:b/>
        </w:rPr>
      </w:pPr>
      <w:r>
        <w:rPr>
          <w:b/>
        </w:rPr>
        <w:t xml:space="preserve">RAFM TaskRunner - </w:t>
      </w:r>
      <w:r w:rsidR="00D8341C" w:rsidRPr="00D8341C">
        <w:rPr>
          <w:b/>
        </w:rPr>
        <w:t>WTW vGrid</w:t>
      </w:r>
    </w:p>
    <w:p w14:paraId="2C462973" w14:textId="2A471BD3" w:rsidR="00A14C33" w:rsidRDefault="004A7DF3" w:rsidP="00D8341C">
      <w:pPr>
        <w:ind w:left="360"/>
      </w:pPr>
      <w:r>
        <w:t>The transfer of data between RAFM TaskRunner and WTW vGrid is secured using HTTPS TL</w:t>
      </w:r>
      <w:r w:rsidR="004E3063">
        <w:t>S</w:t>
      </w:r>
      <w:r>
        <w:t xml:space="preserve"> v1.2.</w:t>
      </w:r>
    </w:p>
    <w:p w14:paraId="518E9AED" w14:textId="77777777" w:rsidR="0042606A" w:rsidRDefault="0042606A" w:rsidP="00266FF7">
      <w:pPr>
        <w:ind w:firstLine="360"/>
        <w:rPr>
          <w:b/>
        </w:rPr>
      </w:pPr>
      <w:r>
        <w:rPr>
          <w:b/>
        </w:rPr>
        <w:t>RCT</w:t>
      </w:r>
    </w:p>
    <w:p w14:paraId="59B6B6C5" w14:textId="73194B30" w:rsidR="0042606A" w:rsidRDefault="0042606A" w:rsidP="0042606A">
      <w:pPr>
        <w:ind w:left="360"/>
      </w:pPr>
      <w:r>
        <w:t xml:space="preserve">RCT has a </w:t>
      </w:r>
      <w:r w:rsidR="004E3063">
        <w:t>windows-based</w:t>
      </w:r>
      <w:r>
        <w:t xml:space="preserve"> client and also an excel </w:t>
      </w:r>
      <w:r w:rsidR="004E3063">
        <w:t>add-in</w:t>
      </w:r>
      <w:r>
        <w:t xml:space="preserve">. Communication </w:t>
      </w:r>
      <w:r w:rsidR="004E3063">
        <w:t>to the RCT web server and these clients is secured using HTTPS TLS v1.</w:t>
      </w:r>
      <w:r w:rsidR="005F0755">
        <w:t>0</w:t>
      </w:r>
      <w:r w:rsidR="004E3063">
        <w:t>.</w:t>
      </w:r>
    </w:p>
    <w:p w14:paraId="7F894238" w14:textId="0FB6CC5C" w:rsidR="005C2E72" w:rsidRDefault="005C2E72" w:rsidP="006B462C">
      <w:pPr>
        <w:pStyle w:val="Heading1"/>
        <w:pageBreakBefore/>
        <w:spacing w:before="120" w:after="120"/>
        <w:jc w:val="left"/>
      </w:pPr>
      <w:bookmarkStart w:id="335" w:name="_Toc4147008"/>
      <w:r>
        <w:lastRenderedPageBreak/>
        <w:t>Glossary</w:t>
      </w:r>
      <w:bookmarkEnd w:id="335"/>
    </w:p>
    <w:p w14:paraId="57BE979E" w14:textId="77777777" w:rsidR="005C2E72" w:rsidRDefault="005C2E72" w:rsidP="00574E1F"/>
    <w:tbl>
      <w:tblPr>
        <w:tblStyle w:val="TableGrid"/>
        <w:tblW w:w="0" w:type="auto"/>
        <w:tblLook w:val="04A0" w:firstRow="1" w:lastRow="0" w:firstColumn="1" w:lastColumn="0" w:noHBand="0" w:noVBand="1"/>
      </w:tblPr>
      <w:tblGrid>
        <w:gridCol w:w="1652"/>
        <w:gridCol w:w="7313"/>
      </w:tblGrid>
      <w:tr w:rsidR="004A1514" w14:paraId="50C2E98B" w14:textId="77777777" w:rsidTr="00266FF7">
        <w:tc>
          <w:tcPr>
            <w:tcW w:w="1652" w:type="dxa"/>
            <w:shd w:val="clear" w:color="auto" w:fill="E5B8B7" w:themeFill="accent2" w:themeFillTint="66"/>
          </w:tcPr>
          <w:p w14:paraId="43F43CE1" w14:textId="4A8A3E7C" w:rsidR="004A1514" w:rsidRPr="00DD3DBE" w:rsidRDefault="002257B5" w:rsidP="00574E1F">
            <w:pPr>
              <w:rPr>
                <w:b/>
              </w:rPr>
            </w:pPr>
            <w:r>
              <w:rPr>
                <w:b/>
              </w:rPr>
              <w:t>Term</w:t>
            </w:r>
          </w:p>
        </w:tc>
        <w:tc>
          <w:tcPr>
            <w:tcW w:w="7313" w:type="dxa"/>
            <w:shd w:val="clear" w:color="auto" w:fill="E5B8B7" w:themeFill="accent2" w:themeFillTint="66"/>
          </w:tcPr>
          <w:p w14:paraId="0BD04A66" w14:textId="4D8CBF2A" w:rsidR="004A1514" w:rsidRPr="00DD3DBE" w:rsidRDefault="004A1514" w:rsidP="00574E1F">
            <w:pPr>
              <w:rPr>
                <w:b/>
              </w:rPr>
            </w:pPr>
            <w:r w:rsidRPr="00DD3DBE">
              <w:rPr>
                <w:b/>
              </w:rPr>
              <w:t>Description</w:t>
            </w:r>
          </w:p>
        </w:tc>
      </w:tr>
      <w:tr w:rsidR="00207A25" w14:paraId="56BFE210" w14:textId="77777777" w:rsidTr="00207A25">
        <w:tc>
          <w:tcPr>
            <w:tcW w:w="1652" w:type="dxa"/>
          </w:tcPr>
          <w:p w14:paraId="60866611" w14:textId="586F8FFD" w:rsidR="00207A25" w:rsidRDefault="00207A25" w:rsidP="00207A25">
            <w:r>
              <w:t>PCA</w:t>
            </w:r>
          </w:p>
        </w:tc>
        <w:tc>
          <w:tcPr>
            <w:tcW w:w="7313" w:type="dxa"/>
          </w:tcPr>
          <w:p w14:paraId="1F067B96" w14:textId="746030EC" w:rsidR="00207A25" w:rsidRDefault="00207A25" w:rsidP="00207A25">
            <w:r>
              <w:t>Prudential Corporation Asia – customer facing business unit (</w:t>
            </w:r>
            <w:r w:rsidR="0009030B">
              <w:t>m</w:t>
            </w:r>
            <w:r>
              <w:t>ultiple Asia</w:t>
            </w:r>
            <w:r w:rsidR="0009030B">
              <w:t>n</w:t>
            </w:r>
            <w:r>
              <w:t xml:space="preserve"> countries)</w:t>
            </w:r>
          </w:p>
        </w:tc>
      </w:tr>
      <w:tr w:rsidR="00207A25" w14:paraId="4A1914B5" w14:textId="77777777" w:rsidTr="00207A25">
        <w:tc>
          <w:tcPr>
            <w:tcW w:w="1652" w:type="dxa"/>
          </w:tcPr>
          <w:p w14:paraId="22046FD0" w14:textId="03D9085D" w:rsidR="00207A25" w:rsidRDefault="00207A25" w:rsidP="00207A25">
            <w:r>
              <w:t>GHO</w:t>
            </w:r>
          </w:p>
        </w:tc>
        <w:tc>
          <w:tcPr>
            <w:tcW w:w="7313" w:type="dxa"/>
          </w:tcPr>
          <w:p w14:paraId="1F4235DD" w14:textId="38229095" w:rsidR="00207A25" w:rsidRDefault="00207A25" w:rsidP="00207A25">
            <w:r>
              <w:t>Group Head Office (City of London)</w:t>
            </w:r>
          </w:p>
        </w:tc>
      </w:tr>
      <w:tr w:rsidR="0009030B" w14:paraId="45AF8858" w14:textId="77777777" w:rsidTr="00207A25">
        <w:tc>
          <w:tcPr>
            <w:tcW w:w="1652" w:type="dxa"/>
          </w:tcPr>
          <w:p w14:paraId="3D66350A" w14:textId="409F4FD5" w:rsidR="0009030B" w:rsidRDefault="0009030B" w:rsidP="0009030B">
            <w:r>
              <w:t>JNL</w:t>
            </w:r>
          </w:p>
        </w:tc>
        <w:tc>
          <w:tcPr>
            <w:tcW w:w="7313" w:type="dxa"/>
          </w:tcPr>
          <w:p w14:paraId="150D98E7" w14:textId="3AC66FE7" w:rsidR="0009030B" w:rsidRDefault="0009030B" w:rsidP="0009030B">
            <w:r>
              <w:t>Jackson National Life   - customer facing business unit (USA)</w:t>
            </w:r>
          </w:p>
        </w:tc>
      </w:tr>
      <w:tr w:rsidR="0009030B" w14:paraId="51A3D536" w14:textId="77777777" w:rsidTr="00207A25">
        <w:tc>
          <w:tcPr>
            <w:tcW w:w="1652" w:type="dxa"/>
          </w:tcPr>
          <w:p w14:paraId="439CD4DC" w14:textId="2F793B37" w:rsidR="0009030B" w:rsidRDefault="0009030B" w:rsidP="0009030B">
            <w:r>
              <w:t>WTW</w:t>
            </w:r>
          </w:p>
        </w:tc>
        <w:tc>
          <w:tcPr>
            <w:tcW w:w="7313" w:type="dxa"/>
          </w:tcPr>
          <w:p w14:paraId="58E183F9" w14:textId="77777777" w:rsidR="0009030B" w:rsidRDefault="0009030B" w:rsidP="0009030B">
            <w:r w:rsidRPr="008D231E">
              <w:t>Willis Towers Watson (NASDAQ: WLTW) is a global advisory, broking and solutions company</w:t>
            </w:r>
            <w:r>
              <w:t>. Willis Towers Watson has 40,000 employees serving more than 140 countries.</w:t>
            </w:r>
          </w:p>
          <w:p w14:paraId="729ED023" w14:textId="5E90BCE0" w:rsidR="0009030B" w:rsidRPr="008D231E" w:rsidRDefault="0009030B" w:rsidP="0009030B">
            <w:r>
              <w:t>They are the vendor for the Risk Agility FM.</w:t>
            </w:r>
          </w:p>
        </w:tc>
      </w:tr>
      <w:tr w:rsidR="0009030B" w14:paraId="0D3B9A3C" w14:textId="77777777" w:rsidTr="00207A25">
        <w:tc>
          <w:tcPr>
            <w:tcW w:w="1652" w:type="dxa"/>
          </w:tcPr>
          <w:p w14:paraId="1A505EF9" w14:textId="65FFBD53" w:rsidR="0009030B" w:rsidRDefault="0009030B" w:rsidP="0009030B">
            <w:r>
              <w:t>RAFM</w:t>
            </w:r>
          </w:p>
        </w:tc>
        <w:tc>
          <w:tcPr>
            <w:tcW w:w="7313" w:type="dxa"/>
          </w:tcPr>
          <w:p w14:paraId="18584429" w14:textId="1172AAA5" w:rsidR="0009030B" w:rsidRDefault="0009030B" w:rsidP="0009030B">
            <w:r w:rsidRPr="008D231E">
              <w:t>Risk Agility FM is a financial modelling software produc</w:t>
            </w:r>
            <w:r>
              <w:t xml:space="preserve">t from </w:t>
            </w:r>
            <w:r w:rsidRPr="008D231E">
              <w:t>Willis Towers Watson</w:t>
            </w:r>
            <w:r>
              <w:t>.</w:t>
            </w:r>
          </w:p>
        </w:tc>
      </w:tr>
      <w:tr w:rsidR="0009030B" w14:paraId="267426F8" w14:textId="77777777" w:rsidTr="00207A25">
        <w:tc>
          <w:tcPr>
            <w:tcW w:w="1652" w:type="dxa"/>
          </w:tcPr>
          <w:p w14:paraId="4298B242" w14:textId="46FF16FD" w:rsidR="0009030B" w:rsidRDefault="0009030B" w:rsidP="0009030B">
            <w:r>
              <w:t>WTW vGrid</w:t>
            </w:r>
          </w:p>
        </w:tc>
        <w:tc>
          <w:tcPr>
            <w:tcW w:w="7313" w:type="dxa"/>
          </w:tcPr>
          <w:p w14:paraId="76FB6C3C" w14:textId="7169614B" w:rsidR="0009030B" w:rsidRDefault="0009030B" w:rsidP="0009030B">
            <w:r>
              <w:t>WTW managed service that provides a flexible high compute capability that implements the RAFM product</w:t>
            </w:r>
          </w:p>
        </w:tc>
      </w:tr>
      <w:tr w:rsidR="0009030B" w14:paraId="5A5133FD" w14:textId="77777777" w:rsidTr="00207A25">
        <w:tc>
          <w:tcPr>
            <w:tcW w:w="1652" w:type="dxa"/>
          </w:tcPr>
          <w:p w14:paraId="5107C498" w14:textId="5E848A55" w:rsidR="0009030B" w:rsidRDefault="0009030B" w:rsidP="0009030B">
            <w:r>
              <w:t>RAFM Workstation</w:t>
            </w:r>
          </w:p>
        </w:tc>
        <w:tc>
          <w:tcPr>
            <w:tcW w:w="7313" w:type="dxa"/>
          </w:tcPr>
          <w:p w14:paraId="320DE684" w14:textId="37C4E76B" w:rsidR="0009030B" w:rsidRDefault="0009030B" w:rsidP="0009030B">
            <w:r>
              <w:t>Desktop implementation of the RAFM product</w:t>
            </w:r>
          </w:p>
        </w:tc>
      </w:tr>
      <w:tr w:rsidR="0009030B" w14:paraId="281C4DFF" w14:textId="77777777" w:rsidTr="00207A25">
        <w:tc>
          <w:tcPr>
            <w:tcW w:w="1652" w:type="dxa"/>
          </w:tcPr>
          <w:p w14:paraId="7844492C" w14:textId="6AE2516F" w:rsidR="0009030B" w:rsidRDefault="00C7319A" w:rsidP="0009030B">
            <w:r>
              <w:t>RCT</w:t>
            </w:r>
          </w:p>
        </w:tc>
        <w:tc>
          <w:tcPr>
            <w:tcW w:w="7313" w:type="dxa"/>
          </w:tcPr>
          <w:p w14:paraId="6EB81C23" w14:textId="6DE50E04" w:rsidR="0009030B" w:rsidRDefault="00C7319A" w:rsidP="0009030B">
            <w:r>
              <w:t>Report and Consolidation Tool is a system that produces final reports that are released and published.</w:t>
            </w:r>
          </w:p>
        </w:tc>
      </w:tr>
      <w:tr w:rsidR="0009030B" w14:paraId="6B2965CF" w14:textId="77777777" w:rsidTr="00207A25">
        <w:tc>
          <w:tcPr>
            <w:tcW w:w="1652" w:type="dxa"/>
          </w:tcPr>
          <w:p w14:paraId="60E8FD09" w14:textId="271480CF" w:rsidR="0009030B" w:rsidRDefault="007B69B6" w:rsidP="0009030B">
            <w:ins w:id="336" w:author="Surani, Arvind" w:date="2019-05-17T15:31:00Z">
              <w:r>
                <w:t>SecondFloor</w:t>
              </w:r>
            </w:ins>
          </w:p>
        </w:tc>
        <w:tc>
          <w:tcPr>
            <w:tcW w:w="7313" w:type="dxa"/>
          </w:tcPr>
          <w:p w14:paraId="56D2F9B4" w14:textId="47135DCE" w:rsidR="0009030B" w:rsidRDefault="00552F25" w:rsidP="0009030B">
            <w:pPr>
              <w:rPr>
                <w:ins w:id="337" w:author="Surani, Arvind" w:date="2019-05-17T15:34:00Z"/>
              </w:rPr>
            </w:pPr>
            <w:ins w:id="338" w:author="Surani, Arvind" w:date="2019-05-17T15:33:00Z">
              <w:r>
                <w:t xml:space="preserve">SecondFloor are </w:t>
              </w:r>
            </w:ins>
            <w:ins w:id="339" w:author="Surani, Arvind" w:date="2019-05-17T15:34:00Z">
              <w:r>
                <w:t>a risk and regulatory solutions provider</w:t>
              </w:r>
            </w:ins>
            <w:ins w:id="340" w:author="Surani, Arvind" w:date="2019-05-17T15:37:00Z">
              <w:r>
                <w:t xml:space="preserve">, who were founded in 2005 and are based in the Netherlands. SecondFloor were </w:t>
              </w:r>
            </w:ins>
            <w:ins w:id="341" w:author="Surani, Arvind" w:date="2019-05-17T15:38:00Z">
              <w:r>
                <w:t>acquired by Cleversoft in May 2019.</w:t>
              </w:r>
            </w:ins>
          </w:p>
          <w:p w14:paraId="65403475" w14:textId="69FBC3BB" w:rsidR="00552F25" w:rsidRDefault="00552F25" w:rsidP="0009030B">
            <w:ins w:id="342" w:author="Surani, Arvind" w:date="2019-05-17T15:34:00Z">
              <w:r>
                <w:t xml:space="preserve">They are the vendor for the </w:t>
              </w:r>
            </w:ins>
            <w:ins w:id="343" w:author="Surani, Arvind" w:date="2019-05-17T15:39:00Z">
              <w:r>
                <w:t>ICM</w:t>
              </w:r>
            </w:ins>
            <w:ins w:id="344" w:author="Surani, Arvind" w:date="2019-05-17T15:34:00Z">
              <w:r>
                <w:t xml:space="preserve"> interface</w:t>
              </w:r>
            </w:ins>
            <w:ins w:id="345" w:author="Surani, Arvind" w:date="2019-05-17T15:35:00Z">
              <w:r>
                <w:t>.</w:t>
              </w:r>
            </w:ins>
          </w:p>
        </w:tc>
      </w:tr>
      <w:tr w:rsidR="0009030B" w14:paraId="30B1B039" w14:textId="77777777" w:rsidTr="00207A25">
        <w:tc>
          <w:tcPr>
            <w:tcW w:w="1652" w:type="dxa"/>
          </w:tcPr>
          <w:p w14:paraId="2E33B953" w14:textId="4B9CAF42" w:rsidR="0009030B" w:rsidRDefault="0009030B" w:rsidP="0009030B"/>
        </w:tc>
        <w:tc>
          <w:tcPr>
            <w:tcW w:w="7313" w:type="dxa"/>
          </w:tcPr>
          <w:p w14:paraId="11597A33" w14:textId="72B2ACD0" w:rsidR="0009030B" w:rsidRDefault="0009030B" w:rsidP="0009030B"/>
        </w:tc>
      </w:tr>
      <w:tr w:rsidR="0009030B" w14:paraId="39B8BF2B" w14:textId="77777777" w:rsidTr="00207A25">
        <w:tc>
          <w:tcPr>
            <w:tcW w:w="1652" w:type="dxa"/>
          </w:tcPr>
          <w:p w14:paraId="5F8FB9FE" w14:textId="6E7036B3" w:rsidR="0009030B" w:rsidRDefault="0009030B" w:rsidP="0009030B"/>
        </w:tc>
        <w:tc>
          <w:tcPr>
            <w:tcW w:w="7313" w:type="dxa"/>
          </w:tcPr>
          <w:p w14:paraId="27DF39CA" w14:textId="54FC4F04" w:rsidR="0009030B" w:rsidRDefault="0009030B" w:rsidP="0009030B"/>
        </w:tc>
      </w:tr>
      <w:tr w:rsidR="0009030B" w14:paraId="34657E3B" w14:textId="77777777" w:rsidTr="00207A25">
        <w:tc>
          <w:tcPr>
            <w:tcW w:w="1652" w:type="dxa"/>
          </w:tcPr>
          <w:p w14:paraId="1F311716" w14:textId="375992E4" w:rsidR="0009030B" w:rsidRDefault="0009030B" w:rsidP="0009030B"/>
        </w:tc>
        <w:tc>
          <w:tcPr>
            <w:tcW w:w="7313" w:type="dxa"/>
          </w:tcPr>
          <w:p w14:paraId="394F5B11" w14:textId="61EF6098" w:rsidR="0009030B" w:rsidRDefault="0009030B" w:rsidP="0009030B"/>
        </w:tc>
      </w:tr>
      <w:tr w:rsidR="0009030B" w14:paraId="48D0D910" w14:textId="77777777" w:rsidTr="00207A25">
        <w:tc>
          <w:tcPr>
            <w:tcW w:w="1652" w:type="dxa"/>
          </w:tcPr>
          <w:p w14:paraId="54CCDFBC" w14:textId="7A0A66A0" w:rsidR="0009030B" w:rsidRDefault="0009030B" w:rsidP="0009030B"/>
        </w:tc>
        <w:tc>
          <w:tcPr>
            <w:tcW w:w="7313" w:type="dxa"/>
          </w:tcPr>
          <w:p w14:paraId="52B0198B" w14:textId="02650F58" w:rsidR="0009030B" w:rsidRDefault="0009030B" w:rsidP="0009030B"/>
        </w:tc>
      </w:tr>
      <w:tr w:rsidR="0009030B" w14:paraId="097838EF" w14:textId="77777777" w:rsidTr="00207A25">
        <w:tc>
          <w:tcPr>
            <w:tcW w:w="1652" w:type="dxa"/>
          </w:tcPr>
          <w:p w14:paraId="541CF96F" w14:textId="0E3C05D9" w:rsidR="0009030B" w:rsidRDefault="0009030B" w:rsidP="0009030B"/>
        </w:tc>
        <w:tc>
          <w:tcPr>
            <w:tcW w:w="7313" w:type="dxa"/>
          </w:tcPr>
          <w:p w14:paraId="7699E878" w14:textId="7C100927" w:rsidR="0009030B" w:rsidRDefault="0009030B" w:rsidP="0009030B"/>
        </w:tc>
      </w:tr>
      <w:tr w:rsidR="0009030B" w14:paraId="42023F99" w14:textId="77777777" w:rsidTr="00207A25">
        <w:tc>
          <w:tcPr>
            <w:tcW w:w="1652" w:type="dxa"/>
          </w:tcPr>
          <w:p w14:paraId="5F7A522B" w14:textId="673CBDAA" w:rsidR="0009030B" w:rsidRDefault="0009030B" w:rsidP="0009030B"/>
        </w:tc>
        <w:tc>
          <w:tcPr>
            <w:tcW w:w="7313" w:type="dxa"/>
          </w:tcPr>
          <w:p w14:paraId="72AF1695" w14:textId="2FB8FFDE" w:rsidR="0009030B" w:rsidRDefault="0009030B" w:rsidP="0009030B"/>
        </w:tc>
      </w:tr>
      <w:tr w:rsidR="0009030B" w14:paraId="314D0630" w14:textId="77777777" w:rsidTr="00207A25">
        <w:tc>
          <w:tcPr>
            <w:tcW w:w="1652" w:type="dxa"/>
          </w:tcPr>
          <w:p w14:paraId="0A4ADB06" w14:textId="149DA899" w:rsidR="0009030B" w:rsidRDefault="0009030B" w:rsidP="0009030B"/>
        </w:tc>
        <w:tc>
          <w:tcPr>
            <w:tcW w:w="7313" w:type="dxa"/>
          </w:tcPr>
          <w:p w14:paraId="74C128F4" w14:textId="204510AE" w:rsidR="0009030B" w:rsidRDefault="0009030B" w:rsidP="0009030B"/>
        </w:tc>
      </w:tr>
      <w:tr w:rsidR="0009030B" w14:paraId="2411A3DB" w14:textId="77777777" w:rsidTr="00207A25">
        <w:tc>
          <w:tcPr>
            <w:tcW w:w="1652" w:type="dxa"/>
          </w:tcPr>
          <w:p w14:paraId="42C6D7A3" w14:textId="2EDCA8EE" w:rsidR="0009030B" w:rsidRDefault="0009030B" w:rsidP="0009030B"/>
        </w:tc>
        <w:tc>
          <w:tcPr>
            <w:tcW w:w="7313" w:type="dxa"/>
          </w:tcPr>
          <w:p w14:paraId="614B6294" w14:textId="7F59B0B2" w:rsidR="0009030B" w:rsidRDefault="0009030B" w:rsidP="0009030B"/>
        </w:tc>
      </w:tr>
      <w:tr w:rsidR="0009030B" w14:paraId="1F5EFB5E" w14:textId="77777777" w:rsidTr="00207A25">
        <w:tc>
          <w:tcPr>
            <w:tcW w:w="1652" w:type="dxa"/>
          </w:tcPr>
          <w:p w14:paraId="2C9787D1" w14:textId="3AC63593" w:rsidR="0009030B" w:rsidRDefault="0009030B" w:rsidP="0009030B"/>
        </w:tc>
        <w:tc>
          <w:tcPr>
            <w:tcW w:w="7313" w:type="dxa"/>
          </w:tcPr>
          <w:p w14:paraId="4C421CFD" w14:textId="62498D7F" w:rsidR="0009030B" w:rsidRDefault="0009030B" w:rsidP="0009030B"/>
        </w:tc>
      </w:tr>
      <w:tr w:rsidR="0009030B" w14:paraId="398E7606" w14:textId="77777777" w:rsidTr="00207A25">
        <w:tc>
          <w:tcPr>
            <w:tcW w:w="1652" w:type="dxa"/>
          </w:tcPr>
          <w:p w14:paraId="4E801B70" w14:textId="2B75245A" w:rsidR="0009030B" w:rsidRDefault="0009030B" w:rsidP="0009030B"/>
        </w:tc>
        <w:tc>
          <w:tcPr>
            <w:tcW w:w="7313" w:type="dxa"/>
          </w:tcPr>
          <w:p w14:paraId="23A98635" w14:textId="61022C94" w:rsidR="0009030B" w:rsidRDefault="0009030B" w:rsidP="0009030B"/>
        </w:tc>
      </w:tr>
    </w:tbl>
    <w:p w14:paraId="44DE7C12" w14:textId="48CB3827" w:rsidR="00152E64" w:rsidRDefault="00152E64" w:rsidP="00574E1F"/>
    <w:p w14:paraId="6CE255D0" w14:textId="2DDB6EC8" w:rsidR="0052403A" w:rsidRPr="00152E64" w:rsidRDefault="0052403A" w:rsidP="006B462C">
      <w:pPr>
        <w:spacing w:before="0" w:after="0"/>
        <w:jc w:val="left"/>
      </w:pPr>
    </w:p>
    <w:sectPr w:rsidR="0052403A" w:rsidRPr="00152E64" w:rsidSect="00CE6633">
      <w:pgSz w:w="11906" w:h="16838"/>
      <w:pgMar w:top="993" w:right="1797" w:bottom="1440" w:left="1134" w:header="284"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201A9" w14:textId="77777777" w:rsidR="00635CE0" w:rsidRDefault="00635CE0">
      <w:r>
        <w:separator/>
      </w:r>
    </w:p>
  </w:endnote>
  <w:endnote w:type="continuationSeparator" w:id="0">
    <w:p w14:paraId="1FA2EC21" w14:textId="77777777" w:rsidR="00635CE0" w:rsidRDefault="00635CE0">
      <w:r>
        <w:continuationSeparator/>
      </w:r>
    </w:p>
  </w:endnote>
  <w:endnote w:type="continuationNotice" w:id="1">
    <w:p w14:paraId="43D930A2" w14:textId="77777777" w:rsidR="00635CE0" w:rsidRDefault="00635CE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u Sans Normal">
    <w:panose1 w:val="02000000000000000000"/>
    <w:charset w:val="00"/>
    <w:family w:val="auto"/>
    <w:pitch w:val="variable"/>
    <w:sig w:usb0="800000A7" w:usb1="0000184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kzidenz Grotesk BQ">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ook w:val="01E0" w:firstRow="1" w:lastRow="1" w:firstColumn="1" w:lastColumn="1" w:noHBand="0" w:noVBand="0"/>
    </w:tblPr>
    <w:tblGrid>
      <w:gridCol w:w="3072"/>
      <w:gridCol w:w="3062"/>
      <w:gridCol w:w="3072"/>
    </w:tblGrid>
    <w:tr w:rsidR="002962C5" w14:paraId="3E345497" w14:textId="77777777" w:rsidTr="00FD7340">
      <w:tc>
        <w:tcPr>
          <w:tcW w:w="3140" w:type="dxa"/>
          <w:tcBorders>
            <w:top w:val="single" w:sz="4" w:space="0" w:color="auto"/>
          </w:tcBorders>
        </w:tcPr>
        <w:p w14:paraId="3E345494" w14:textId="1E721B83" w:rsidR="002962C5" w:rsidRDefault="002962C5" w:rsidP="0041737A">
          <w:pPr>
            <w:pStyle w:val="Footer"/>
          </w:pPr>
          <w:r w:rsidRPr="00DD21B1">
            <w:t>TechNote - New Capital Model Solution</w:t>
          </w:r>
        </w:p>
      </w:tc>
      <w:tc>
        <w:tcPr>
          <w:tcW w:w="3141" w:type="dxa"/>
          <w:tcBorders>
            <w:top w:val="single" w:sz="4" w:space="0" w:color="auto"/>
          </w:tcBorders>
        </w:tcPr>
        <w:p w14:paraId="3E345495" w14:textId="64659E2F" w:rsidR="002962C5" w:rsidRDefault="002962C5" w:rsidP="0041737A">
          <w:pPr>
            <w:pStyle w:val="Footer-centred"/>
          </w:pPr>
          <w:r>
            <w:t xml:space="preserve">Page </w:t>
          </w:r>
          <w:r>
            <w:rPr>
              <w:rStyle w:val="PageNumber"/>
              <w:rFonts w:cs="Cambria"/>
            </w:rPr>
            <w:fldChar w:fldCharType="begin"/>
          </w:r>
          <w:r>
            <w:rPr>
              <w:rStyle w:val="PageNumber"/>
              <w:rFonts w:cs="Cambria"/>
            </w:rPr>
            <w:instrText xml:space="preserve"> PAGE </w:instrText>
          </w:r>
          <w:r>
            <w:rPr>
              <w:rStyle w:val="PageNumber"/>
              <w:rFonts w:cs="Cambria"/>
            </w:rPr>
            <w:fldChar w:fldCharType="separate"/>
          </w:r>
          <w:r>
            <w:rPr>
              <w:rStyle w:val="PageNumber"/>
              <w:rFonts w:cs="Cambria"/>
              <w:noProof/>
            </w:rPr>
            <w:t>2</w:t>
          </w:r>
          <w:r>
            <w:rPr>
              <w:rStyle w:val="PageNumber"/>
              <w:rFonts w:cs="Cambria"/>
            </w:rPr>
            <w:fldChar w:fldCharType="end"/>
          </w:r>
        </w:p>
      </w:tc>
      <w:tc>
        <w:tcPr>
          <w:tcW w:w="3141" w:type="dxa"/>
          <w:tcBorders>
            <w:top w:val="single" w:sz="4" w:space="0" w:color="auto"/>
          </w:tcBorders>
        </w:tcPr>
        <w:p w14:paraId="3E345496" w14:textId="372B2E45" w:rsidR="002962C5" w:rsidRDefault="002962C5" w:rsidP="0041737A">
          <w:pPr>
            <w:pStyle w:val="Footer-right"/>
          </w:pPr>
          <w:r>
            <w:t>Restricted</w:t>
          </w:r>
        </w:p>
      </w:tc>
    </w:tr>
  </w:tbl>
  <w:p w14:paraId="3E345498" w14:textId="77777777" w:rsidR="002962C5" w:rsidRPr="00F80B14" w:rsidRDefault="002962C5" w:rsidP="00417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790703" w14:textId="77777777" w:rsidR="00635CE0" w:rsidRDefault="00635CE0">
      <w:r>
        <w:separator/>
      </w:r>
    </w:p>
  </w:footnote>
  <w:footnote w:type="continuationSeparator" w:id="0">
    <w:p w14:paraId="2BDD9E60" w14:textId="77777777" w:rsidR="00635CE0" w:rsidRDefault="00635CE0">
      <w:r>
        <w:continuationSeparator/>
      </w:r>
    </w:p>
  </w:footnote>
  <w:footnote w:type="continuationNotice" w:id="1">
    <w:p w14:paraId="6FA1D7E4" w14:textId="77777777" w:rsidR="00635CE0" w:rsidRDefault="00635CE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5493" w14:textId="05032B79" w:rsidR="002962C5" w:rsidRPr="00DD389D" w:rsidRDefault="002962C5" w:rsidP="00FD7340">
    <w:pPr>
      <w:pStyle w:val="Header"/>
      <w:tabs>
        <w:tab w:val="clear" w:pos="8928"/>
        <w:tab w:val="right" w:pos="9214"/>
      </w:tabs>
      <w:jc w:val="left"/>
      <w:rPr>
        <w:sz w:val="16"/>
        <w:szCs w:val="16"/>
      </w:rPr>
    </w:pPr>
    <w:r>
      <w:rPr>
        <w:color w:val="00B0F0"/>
        <w:sz w:val="16"/>
        <w:szCs w:val="16"/>
      </w:rPr>
      <w:t xml:space="preserve">Capital Modelling </w:t>
    </w:r>
    <w:r w:rsidRPr="00DD389D">
      <w:rPr>
        <w:sz w:val="16"/>
        <w:szCs w:val="16"/>
      </w:rPr>
      <w:tab/>
    </w:r>
    <w:r>
      <w:rPr>
        <w:noProof/>
        <w:sz w:val="16"/>
        <w:szCs w:val="16"/>
      </w:rPr>
      <w:drawing>
        <wp:inline distT="0" distB="0" distL="0" distR="0" wp14:anchorId="3E3454A5" wp14:editId="3E3454A6">
          <wp:extent cx="1009650" cy="3683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368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5499" w14:textId="77777777" w:rsidR="002962C5" w:rsidRDefault="002962C5"/>
  <w:p w14:paraId="3E34549A" w14:textId="77777777" w:rsidR="002962C5" w:rsidRDefault="002962C5"/>
  <w:p w14:paraId="3E34549B" w14:textId="77777777" w:rsidR="002962C5" w:rsidRDefault="002962C5"/>
  <w:p w14:paraId="3E34549C" w14:textId="77777777" w:rsidR="002962C5" w:rsidRDefault="002962C5"/>
  <w:p w14:paraId="3E34549D" w14:textId="77777777" w:rsidR="002962C5" w:rsidRDefault="002962C5"/>
  <w:p w14:paraId="3E34549E" w14:textId="77777777" w:rsidR="002962C5" w:rsidRDefault="002962C5"/>
  <w:p w14:paraId="3E34549F" w14:textId="77777777" w:rsidR="002962C5" w:rsidRDefault="002962C5"/>
  <w:p w14:paraId="3E3454A0" w14:textId="77777777" w:rsidR="002962C5" w:rsidRDefault="002962C5"/>
  <w:p w14:paraId="3E3454A1" w14:textId="77777777" w:rsidR="002962C5" w:rsidRDefault="002962C5"/>
  <w:p w14:paraId="3E3454A2" w14:textId="77777777" w:rsidR="002962C5" w:rsidRDefault="002962C5"/>
  <w:p w14:paraId="3E3454A3" w14:textId="77777777" w:rsidR="002962C5" w:rsidRDefault="002962C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54A4" w14:textId="65A76ED0" w:rsidR="002962C5" w:rsidRPr="00DD389D" w:rsidRDefault="002962C5" w:rsidP="00AA32D1">
    <w:pPr>
      <w:pStyle w:val="Header"/>
      <w:tabs>
        <w:tab w:val="clear" w:pos="8928"/>
        <w:tab w:val="right" w:pos="9356"/>
      </w:tabs>
      <w:jc w:val="left"/>
      <w:rPr>
        <w:sz w:val="16"/>
        <w:szCs w:val="16"/>
      </w:rPr>
    </w:pPr>
    <w:r w:rsidRPr="00CC1DEF">
      <w:rPr>
        <w:color w:val="0070C0"/>
        <w:sz w:val="16"/>
        <w:szCs w:val="16"/>
      </w:rPr>
      <w:t>Capital Modelling</w:t>
    </w:r>
    <w:r w:rsidRPr="00DD389D">
      <w:rPr>
        <w:sz w:val="16"/>
        <w:szCs w:val="16"/>
      </w:rPr>
      <w:tab/>
    </w:r>
    <w:r>
      <w:rPr>
        <w:noProof/>
        <w:sz w:val="16"/>
        <w:szCs w:val="16"/>
      </w:rPr>
      <w:drawing>
        <wp:inline distT="0" distB="0" distL="0" distR="0" wp14:anchorId="3E3454A8" wp14:editId="3E3454A9">
          <wp:extent cx="1009650" cy="382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38227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ECDA2C88"/>
    <w:lvl w:ilvl="0">
      <w:start w:val="1"/>
      <w:numFmt w:val="decimal"/>
      <w:pStyle w:val="ListBullet2"/>
      <w:lvlText w:val="%1."/>
      <w:lvlJc w:val="left"/>
      <w:pPr>
        <w:tabs>
          <w:tab w:val="num" w:pos="1209"/>
        </w:tabs>
        <w:ind w:left="1209" w:hanging="360"/>
      </w:pPr>
      <w:rPr>
        <w:rFonts w:cs="Times New Roman"/>
      </w:rPr>
    </w:lvl>
  </w:abstractNum>
  <w:abstractNum w:abstractNumId="1" w15:restartNumberingAfterBreak="0">
    <w:nsid w:val="FFFFFF7F"/>
    <w:multiLevelType w:val="singleLevel"/>
    <w:tmpl w:val="47DAFE16"/>
    <w:lvl w:ilvl="0">
      <w:start w:val="1"/>
      <w:numFmt w:val="decimal"/>
      <w:pStyle w:val="Valuationreportsection"/>
      <w:lvlText w:val="%1."/>
      <w:lvlJc w:val="left"/>
      <w:pPr>
        <w:tabs>
          <w:tab w:val="num" w:pos="643"/>
        </w:tabs>
        <w:ind w:left="643" w:hanging="360"/>
      </w:pPr>
      <w:rPr>
        <w:rFonts w:cs="Times New Roman"/>
      </w:rPr>
    </w:lvl>
  </w:abstractNum>
  <w:abstractNum w:abstractNumId="2" w15:restartNumberingAfterBreak="0">
    <w:nsid w:val="FFFFFF88"/>
    <w:multiLevelType w:val="singleLevel"/>
    <w:tmpl w:val="B314A746"/>
    <w:lvl w:ilvl="0">
      <w:start w:val="1"/>
      <w:numFmt w:val="decimal"/>
      <w:pStyle w:val="ListNumber4"/>
      <w:lvlText w:val="%1."/>
      <w:lvlJc w:val="left"/>
      <w:pPr>
        <w:tabs>
          <w:tab w:val="num" w:pos="360"/>
        </w:tabs>
        <w:ind w:left="360" w:hanging="360"/>
      </w:pPr>
      <w:rPr>
        <w:rFonts w:cs="Times New Roman"/>
      </w:rPr>
    </w:lvl>
  </w:abstractNum>
  <w:abstractNum w:abstractNumId="3" w15:restartNumberingAfterBreak="0">
    <w:nsid w:val="00404AEC"/>
    <w:multiLevelType w:val="hybridMultilevel"/>
    <w:tmpl w:val="28BE4FF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0B673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1DC147D"/>
    <w:multiLevelType w:val="multilevel"/>
    <w:tmpl w:val="EE2471B2"/>
    <w:numStyleLink w:val="Bullets"/>
  </w:abstractNum>
  <w:abstractNum w:abstractNumId="6" w15:restartNumberingAfterBreak="0">
    <w:nsid w:val="021938DA"/>
    <w:multiLevelType w:val="hybridMultilevel"/>
    <w:tmpl w:val="A9F24B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6871C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68D0720"/>
    <w:multiLevelType w:val="singleLevel"/>
    <w:tmpl w:val="91AC179C"/>
    <w:lvl w:ilvl="0">
      <w:start w:val="1"/>
      <w:numFmt w:val="bullet"/>
      <w:pStyle w:val="NormalBullet"/>
      <w:lvlText w:val=""/>
      <w:lvlJc w:val="left"/>
      <w:pPr>
        <w:tabs>
          <w:tab w:val="num" w:pos="360"/>
        </w:tabs>
        <w:ind w:left="360" w:hanging="360"/>
      </w:pPr>
      <w:rPr>
        <w:rFonts w:ascii="Symbol" w:hAnsi="Symbol" w:hint="default"/>
      </w:rPr>
    </w:lvl>
  </w:abstractNum>
  <w:abstractNum w:abstractNumId="9" w15:restartNumberingAfterBreak="0">
    <w:nsid w:val="07BB425E"/>
    <w:multiLevelType w:val="multilevel"/>
    <w:tmpl w:val="DCC88062"/>
    <w:lvl w:ilvl="0">
      <w:start w:val="1"/>
      <w:numFmt w:val="decimal"/>
      <w:lvlRestart w:val="0"/>
      <w:pStyle w:val="ListNumber2"/>
      <w:lvlText w:val="%1."/>
      <w:lvlJc w:val="left"/>
      <w:pPr>
        <w:tabs>
          <w:tab w:val="num" w:pos="850"/>
        </w:tabs>
        <w:ind w:left="850" w:hanging="850"/>
      </w:pPr>
      <w:rPr>
        <w:rFonts w:cs="Times New Roman"/>
      </w:r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0" w15:restartNumberingAfterBreak="0">
    <w:nsid w:val="094003D3"/>
    <w:multiLevelType w:val="hybridMultilevel"/>
    <w:tmpl w:val="BA585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9B343D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9D72868"/>
    <w:multiLevelType w:val="hybridMultilevel"/>
    <w:tmpl w:val="8B327826"/>
    <w:name w:val="Heading3232"/>
    <w:lvl w:ilvl="0" w:tplc="08090001">
      <w:start w:val="1"/>
      <w:numFmt w:val="bullet"/>
      <w:lvlText w:val=""/>
      <w:lvlJc w:val="left"/>
      <w:pPr>
        <w:tabs>
          <w:tab w:val="num" w:pos="1077"/>
        </w:tabs>
        <w:ind w:left="1077" w:hanging="360"/>
      </w:pPr>
      <w:rPr>
        <w:rFonts w:ascii="Symbol" w:hAnsi="Symbol" w:hint="default"/>
      </w:rPr>
    </w:lvl>
    <w:lvl w:ilvl="1" w:tplc="08090003">
      <w:start w:val="1"/>
      <w:numFmt w:val="bullet"/>
      <w:lvlText w:val="o"/>
      <w:lvlJc w:val="left"/>
      <w:pPr>
        <w:tabs>
          <w:tab w:val="num" w:pos="1797"/>
        </w:tabs>
        <w:ind w:left="1797" w:hanging="360"/>
      </w:pPr>
      <w:rPr>
        <w:rFonts w:ascii="Courier New" w:hAnsi="Courier New" w:hint="default"/>
      </w:rPr>
    </w:lvl>
    <w:lvl w:ilvl="2" w:tplc="08090005" w:tentative="1">
      <w:start w:val="1"/>
      <w:numFmt w:val="bullet"/>
      <w:lvlText w:val=""/>
      <w:lvlJc w:val="left"/>
      <w:pPr>
        <w:tabs>
          <w:tab w:val="num" w:pos="2517"/>
        </w:tabs>
        <w:ind w:left="2517" w:hanging="360"/>
      </w:pPr>
      <w:rPr>
        <w:rFonts w:ascii="Wingdings" w:hAnsi="Wingdings" w:hint="default"/>
      </w:rPr>
    </w:lvl>
    <w:lvl w:ilvl="3" w:tplc="08090001" w:tentative="1">
      <w:start w:val="1"/>
      <w:numFmt w:val="bullet"/>
      <w:lvlText w:val=""/>
      <w:lvlJc w:val="left"/>
      <w:pPr>
        <w:tabs>
          <w:tab w:val="num" w:pos="3237"/>
        </w:tabs>
        <w:ind w:left="3237" w:hanging="360"/>
      </w:pPr>
      <w:rPr>
        <w:rFonts w:ascii="Symbol" w:hAnsi="Symbol" w:hint="default"/>
      </w:rPr>
    </w:lvl>
    <w:lvl w:ilvl="4" w:tplc="08090003" w:tentative="1">
      <w:start w:val="1"/>
      <w:numFmt w:val="bullet"/>
      <w:lvlText w:val="o"/>
      <w:lvlJc w:val="left"/>
      <w:pPr>
        <w:tabs>
          <w:tab w:val="num" w:pos="3957"/>
        </w:tabs>
        <w:ind w:left="3957" w:hanging="360"/>
      </w:pPr>
      <w:rPr>
        <w:rFonts w:ascii="Courier New" w:hAnsi="Courier New" w:hint="default"/>
      </w:rPr>
    </w:lvl>
    <w:lvl w:ilvl="5" w:tplc="08090005" w:tentative="1">
      <w:start w:val="1"/>
      <w:numFmt w:val="bullet"/>
      <w:lvlText w:val=""/>
      <w:lvlJc w:val="left"/>
      <w:pPr>
        <w:tabs>
          <w:tab w:val="num" w:pos="4677"/>
        </w:tabs>
        <w:ind w:left="4677" w:hanging="360"/>
      </w:pPr>
      <w:rPr>
        <w:rFonts w:ascii="Wingdings" w:hAnsi="Wingdings" w:hint="default"/>
      </w:rPr>
    </w:lvl>
    <w:lvl w:ilvl="6" w:tplc="08090001" w:tentative="1">
      <w:start w:val="1"/>
      <w:numFmt w:val="bullet"/>
      <w:lvlText w:val=""/>
      <w:lvlJc w:val="left"/>
      <w:pPr>
        <w:tabs>
          <w:tab w:val="num" w:pos="5397"/>
        </w:tabs>
        <w:ind w:left="5397" w:hanging="360"/>
      </w:pPr>
      <w:rPr>
        <w:rFonts w:ascii="Symbol" w:hAnsi="Symbol" w:hint="default"/>
      </w:rPr>
    </w:lvl>
    <w:lvl w:ilvl="7" w:tplc="08090003" w:tentative="1">
      <w:start w:val="1"/>
      <w:numFmt w:val="bullet"/>
      <w:lvlText w:val="o"/>
      <w:lvlJc w:val="left"/>
      <w:pPr>
        <w:tabs>
          <w:tab w:val="num" w:pos="6117"/>
        </w:tabs>
        <w:ind w:left="6117" w:hanging="360"/>
      </w:pPr>
      <w:rPr>
        <w:rFonts w:ascii="Courier New" w:hAnsi="Courier New" w:hint="default"/>
      </w:rPr>
    </w:lvl>
    <w:lvl w:ilvl="8" w:tplc="0809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0AAA4CFE"/>
    <w:multiLevelType w:val="hybridMultilevel"/>
    <w:tmpl w:val="F34667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FD75F8E"/>
    <w:multiLevelType w:val="hybridMultilevel"/>
    <w:tmpl w:val="FA8E9B1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10E010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1383BF5"/>
    <w:multiLevelType w:val="hybridMultilevel"/>
    <w:tmpl w:val="7DD4AF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A105E0"/>
    <w:multiLevelType w:val="hybridMultilevel"/>
    <w:tmpl w:val="C1CEB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35300A9"/>
    <w:multiLevelType w:val="hybridMultilevel"/>
    <w:tmpl w:val="1A0EE3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5AA487D"/>
    <w:multiLevelType w:val="hybridMultilevel"/>
    <w:tmpl w:val="367EE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5B33B94"/>
    <w:multiLevelType w:val="hybridMultilevel"/>
    <w:tmpl w:val="B92EBC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6B5491C"/>
    <w:multiLevelType w:val="hybridMultilevel"/>
    <w:tmpl w:val="F19EC2C2"/>
    <w:lvl w:ilvl="0" w:tplc="08090001">
      <w:start w:val="1"/>
      <w:numFmt w:val="bullet"/>
      <w:lvlText w:val=""/>
      <w:lvlJc w:val="left"/>
      <w:pPr>
        <w:ind w:left="9717" w:hanging="360"/>
      </w:pPr>
      <w:rPr>
        <w:rFonts w:ascii="Symbol" w:hAnsi="Symbol" w:hint="default"/>
      </w:rPr>
    </w:lvl>
    <w:lvl w:ilvl="1" w:tplc="08090003" w:tentative="1">
      <w:start w:val="1"/>
      <w:numFmt w:val="bullet"/>
      <w:lvlText w:val="o"/>
      <w:lvlJc w:val="left"/>
      <w:pPr>
        <w:ind w:left="10437" w:hanging="360"/>
      </w:pPr>
      <w:rPr>
        <w:rFonts w:ascii="Courier New" w:hAnsi="Courier New" w:cs="Courier New" w:hint="default"/>
      </w:rPr>
    </w:lvl>
    <w:lvl w:ilvl="2" w:tplc="08090005" w:tentative="1">
      <w:start w:val="1"/>
      <w:numFmt w:val="bullet"/>
      <w:lvlText w:val=""/>
      <w:lvlJc w:val="left"/>
      <w:pPr>
        <w:ind w:left="11157" w:hanging="360"/>
      </w:pPr>
      <w:rPr>
        <w:rFonts w:ascii="Wingdings" w:hAnsi="Wingdings" w:hint="default"/>
      </w:rPr>
    </w:lvl>
    <w:lvl w:ilvl="3" w:tplc="08090001" w:tentative="1">
      <w:start w:val="1"/>
      <w:numFmt w:val="bullet"/>
      <w:lvlText w:val=""/>
      <w:lvlJc w:val="left"/>
      <w:pPr>
        <w:ind w:left="11877" w:hanging="360"/>
      </w:pPr>
      <w:rPr>
        <w:rFonts w:ascii="Symbol" w:hAnsi="Symbol" w:hint="default"/>
      </w:rPr>
    </w:lvl>
    <w:lvl w:ilvl="4" w:tplc="08090003" w:tentative="1">
      <w:start w:val="1"/>
      <w:numFmt w:val="bullet"/>
      <w:lvlText w:val="o"/>
      <w:lvlJc w:val="left"/>
      <w:pPr>
        <w:ind w:left="12597" w:hanging="360"/>
      </w:pPr>
      <w:rPr>
        <w:rFonts w:ascii="Courier New" w:hAnsi="Courier New" w:cs="Courier New" w:hint="default"/>
      </w:rPr>
    </w:lvl>
    <w:lvl w:ilvl="5" w:tplc="08090005" w:tentative="1">
      <w:start w:val="1"/>
      <w:numFmt w:val="bullet"/>
      <w:lvlText w:val=""/>
      <w:lvlJc w:val="left"/>
      <w:pPr>
        <w:ind w:left="13317" w:hanging="360"/>
      </w:pPr>
      <w:rPr>
        <w:rFonts w:ascii="Wingdings" w:hAnsi="Wingdings" w:hint="default"/>
      </w:rPr>
    </w:lvl>
    <w:lvl w:ilvl="6" w:tplc="08090001" w:tentative="1">
      <w:start w:val="1"/>
      <w:numFmt w:val="bullet"/>
      <w:lvlText w:val=""/>
      <w:lvlJc w:val="left"/>
      <w:pPr>
        <w:ind w:left="14037" w:hanging="360"/>
      </w:pPr>
      <w:rPr>
        <w:rFonts w:ascii="Symbol" w:hAnsi="Symbol" w:hint="default"/>
      </w:rPr>
    </w:lvl>
    <w:lvl w:ilvl="7" w:tplc="08090003" w:tentative="1">
      <w:start w:val="1"/>
      <w:numFmt w:val="bullet"/>
      <w:lvlText w:val="o"/>
      <w:lvlJc w:val="left"/>
      <w:pPr>
        <w:ind w:left="14757" w:hanging="360"/>
      </w:pPr>
      <w:rPr>
        <w:rFonts w:ascii="Courier New" w:hAnsi="Courier New" w:cs="Courier New" w:hint="default"/>
      </w:rPr>
    </w:lvl>
    <w:lvl w:ilvl="8" w:tplc="08090005" w:tentative="1">
      <w:start w:val="1"/>
      <w:numFmt w:val="bullet"/>
      <w:lvlText w:val=""/>
      <w:lvlJc w:val="left"/>
      <w:pPr>
        <w:ind w:left="15477" w:hanging="360"/>
      </w:pPr>
      <w:rPr>
        <w:rFonts w:ascii="Wingdings" w:hAnsi="Wingdings" w:hint="default"/>
      </w:rPr>
    </w:lvl>
  </w:abstractNum>
  <w:abstractNum w:abstractNumId="22" w15:restartNumberingAfterBreak="0">
    <w:nsid w:val="17B53482"/>
    <w:multiLevelType w:val="hybridMultilevel"/>
    <w:tmpl w:val="3B6C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7FF4563"/>
    <w:multiLevelType w:val="hybridMultilevel"/>
    <w:tmpl w:val="697412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8440CC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8F650E3"/>
    <w:multiLevelType w:val="hybridMultilevel"/>
    <w:tmpl w:val="B5B8E5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0F5A0C"/>
    <w:multiLevelType w:val="hybridMultilevel"/>
    <w:tmpl w:val="AB4E4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F2E5D60"/>
    <w:multiLevelType w:val="singleLevel"/>
    <w:tmpl w:val="070EE7CA"/>
    <w:lvl w:ilvl="0">
      <w:start w:val="1"/>
      <w:numFmt w:val="bullet"/>
      <w:pStyle w:val="ListLastBullet"/>
      <w:lvlText w:val=""/>
      <w:lvlJc w:val="left"/>
      <w:pPr>
        <w:tabs>
          <w:tab w:val="num" w:pos="360"/>
        </w:tabs>
        <w:ind w:left="360" w:hanging="360"/>
      </w:pPr>
      <w:rPr>
        <w:rFonts w:ascii="Wingdings" w:hAnsi="Wingdings" w:hint="default"/>
      </w:rPr>
    </w:lvl>
  </w:abstractNum>
  <w:abstractNum w:abstractNumId="28" w15:restartNumberingAfterBreak="0">
    <w:nsid w:val="20DE231D"/>
    <w:multiLevelType w:val="hybridMultilevel"/>
    <w:tmpl w:val="8270701A"/>
    <w:lvl w:ilvl="0" w:tplc="0809000F">
      <w:start w:val="1"/>
      <w:numFmt w:val="decimal"/>
      <w:lvlText w:val="%1."/>
      <w:lvlJc w:val="left"/>
      <w:pPr>
        <w:ind w:left="1004" w:hanging="360"/>
      </w:pPr>
    </w:lvl>
    <w:lvl w:ilvl="1" w:tplc="08090019">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9" w15:restartNumberingAfterBreak="0">
    <w:nsid w:val="238A2FB5"/>
    <w:multiLevelType w:val="hybridMultilevel"/>
    <w:tmpl w:val="040A5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3CA3BD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A6D4D50"/>
    <w:multiLevelType w:val="hybridMultilevel"/>
    <w:tmpl w:val="7D9AF44E"/>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32" w15:restartNumberingAfterBreak="0">
    <w:nsid w:val="2AF82009"/>
    <w:multiLevelType w:val="hybridMultilevel"/>
    <w:tmpl w:val="7840A12C"/>
    <w:lvl w:ilvl="0" w:tplc="08090001">
      <w:start w:val="1"/>
      <w:numFmt w:val="bullet"/>
      <w:lvlText w:val=""/>
      <w:lvlJc w:val="left"/>
      <w:pPr>
        <w:ind w:left="758" w:hanging="360"/>
      </w:pPr>
      <w:rPr>
        <w:rFonts w:ascii="Symbol" w:hAnsi="Symbol" w:hint="default"/>
      </w:rPr>
    </w:lvl>
    <w:lvl w:ilvl="1" w:tplc="08090003">
      <w:start w:val="1"/>
      <w:numFmt w:val="bullet"/>
      <w:lvlText w:val="o"/>
      <w:lvlJc w:val="left"/>
      <w:pPr>
        <w:ind w:left="1478" w:hanging="360"/>
      </w:pPr>
      <w:rPr>
        <w:rFonts w:ascii="Courier New" w:hAnsi="Courier New" w:cs="Courier New" w:hint="default"/>
      </w:rPr>
    </w:lvl>
    <w:lvl w:ilvl="2" w:tplc="08090005" w:tentative="1">
      <w:start w:val="1"/>
      <w:numFmt w:val="bullet"/>
      <w:lvlText w:val=""/>
      <w:lvlJc w:val="left"/>
      <w:pPr>
        <w:ind w:left="2198" w:hanging="360"/>
      </w:pPr>
      <w:rPr>
        <w:rFonts w:ascii="Wingdings" w:hAnsi="Wingdings" w:hint="default"/>
      </w:rPr>
    </w:lvl>
    <w:lvl w:ilvl="3" w:tplc="08090001" w:tentative="1">
      <w:start w:val="1"/>
      <w:numFmt w:val="bullet"/>
      <w:lvlText w:val=""/>
      <w:lvlJc w:val="left"/>
      <w:pPr>
        <w:ind w:left="2918" w:hanging="360"/>
      </w:pPr>
      <w:rPr>
        <w:rFonts w:ascii="Symbol" w:hAnsi="Symbol" w:hint="default"/>
      </w:rPr>
    </w:lvl>
    <w:lvl w:ilvl="4" w:tplc="08090003" w:tentative="1">
      <w:start w:val="1"/>
      <w:numFmt w:val="bullet"/>
      <w:lvlText w:val="o"/>
      <w:lvlJc w:val="left"/>
      <w:pPr>
        <w:ind w:left="3638" w:hanging="360"/>
      </w:pPr>
      <w:rPr>
        <w:rFonts w:ascii="Courier New" w:hAnsi="Courier New" w:cs="Courier New" w:hint="default"/>
      </w:rPr>
    </w:lvl>
    <w:lvl w:ilvl="5" w:tplc="08090005" w:tentative="1">
      <w:start w:val="1"/>
      <w:numFmt w:val="bullet"/>
      <w:lvlText w:val=""/>
      <w:lvlJc w:val="left"/>
      <w:pPr>
        <w:ind w:left="4358" w:hanging="360"/>
      </w:pPr>
      <w:rPr>
        <w:rFonts w:ascii="Wingdings" w:hAnsi="Wingdings" w:hint="default"/>
      </w:rPr>
    </w:lvl>
    <w:lvl w:ilvl="6" w:tplc="08090001" w:tentative="1">
      <w:start w:val="1"/>
      <w:numFmt w:val="bullet"/>
      <w:lvlText w:val=""/>
      <w:lvlJc w:val="left"/>
      <w:pPr>
        <w:ind w:left="5078" w:hanging="360"/>
      </w:pPr>
      <w:rPr>
        <w:rFonts w:ascii="Symbol" w:hAnsi="Symbol" w:hint="default"/>
      </w:rPr>
    </w:lvl>
    <w:lvl w:ilvl="7" w:tplc="08090003" w:tentative="1">
      <w:start w:val="1"/>
      <w:numFmt w:val="bullet"/>
      <w:lvlText w:val="o"/>
      <w:lvlJc w:val="left"/>
      <w:pPr>
        <w:ind w:left="5798" w:hanging="360"/>
      </w:pPr>
      <w:rPr>
        <w:rFonts w:ascii="Courier New" w:hAnsi="Courier New" w:cs="Courier New" w:hint="default"/>
      </w:rPr>
    </w:lvl>
    <w:lvl w:ilvl="8" w:tplc="08090005" w:tentative="1">
      <w:start w:val="1"/>
      <w:numFmt w:val="bullet"/>
      <w:lvlText w:val=""/>
      <w:lvlJc w:val="left"/>
      <w:pPr>
        <w:ind w:left="6518" w:hanging="360"/>
      </w:pPr>
      <w:rPr>
        <w:rFonts w:ascii="Wingdings" w:hAnsi="Wingdings" w:hint="default"/>
      </w:rPr>
    </w:lvl>
  </w:abstractNum>
  <w:abstractNum w:abstractNumId="33" w15:restartNumberingAfterBreak="0">
    <w:nsid w:val="2C5B69EA"/>
    <w:multiLevelType w:val="hybridMultilevel"/>
    <w:tmpl w:val="27D0B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DD44C74"/>
    <w:multiLevelType w:val="hybridMultilevel"/>
    <w:tmpl w:val="1A767902"/>
    <w:lvl w:ilvl="0" w:tplc="D33E9498">
      <w:start w:val="1"/>
      <w:numFmt w:val="decimal"/>
      <w:pStyle w:val="ListNumber"/>
      <w:lvlText w:val="%1."/>
      <w:lvlJc w:val="left"/>
      <w:pPr>
        <w:tabs>
          <w:tab w:val="num" w:pos="720"/>
        </w:tabs>
        <w:ind w:left="720" w:hanging="360"/>
      </w:pPr>
      <w:rPr>
        <w:rFonts w:cs="Times New Roman" w:hint="default"/>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2E3C6ECD"/>
    <w:multiLevelType w:val="hybridMultilevel"/>
    <w:tmpl w:val="2B2E044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2EC02D09"/>
    <w:multiLevelType w:val="hybridMultilevel"/>
    <w:tmpl w:val="F2F0A7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FF4526B"/>
    <w:multiLevelType w:val="hybridMultilevel"/>
    <w:tmpl w:val="0DBC5B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32BE6653"/>
    <w:multiLevelType w:val="hybridMultilevel"/>
    <w:tmpl w:val="69D813C6"/>
    <w:lvl w:ilvl="0" w:tplc="F0929DF0">
      <w:start w:val="1"/>
      <w:numFmt w:val="bullet"/>
      <w:pStyle w:val="ListBullet"/>
      <w:lvlText w:val=""/>
      <w:lvlJc w:val="left"/>
      <w:pPr>
        <w:tabs>
          <w:tab w:val="num" w:pos="1440"/>
        </w:tabs>
        <w:ind w:left="1440" w:hanging="360"/>
      </w:pPr>
      <w:rPr>
        <w:rFonts w:ascii="Symbol" w:hAnsi="Symbol" w:hint="default"/>
      </w:rPr>
    </w:lvl>
    <w:lvl w:ilvl="1" w:tplc="08090019">
      <w:start w:val="1"/>
      <w:numFmt w:val="bullet"/>
      <w:pStyle w:val="SubBullet"/>
      <w:lvlText w:val="o"/>
      <w:lvlJc w:val="left"/>
      <w:pPr>
        <w:tabs>
          <w:tab w:val="num" w:pos="1667"/>
        </w:tabs>
        <w:ind w:left="1667" w:hanging="360"/>
      </w:pPr>
      <w:rPr>
        <w:rFonts w:ascii="Courier New" w:hAnsi="Courier New" w:hint="default"/>
      </w:rPr>
    </w:lvl>
    <w:lvl w:ilvl="2" w:tplc="0809001B">
      <w:start w:val="1"/>
      <w:numFmt w:val="bullet"/>
      <w:lvlText w:val=""/>
      <w:lvlJc w:val="left"/>
      <w:pPr>
        <w:tabs>
          <w:tab w:val="num" w:pos="2387"/>
        </w:tabs>
        <w:ind w:left="2387" w:hanging="360"/>
      </w:pPr>
      <w:rPr>
        <w:rFonts w:ascii="Wingdings" w:hAnsi="Wingdings" w:hint="default"/>
      </w:rPr>
    </w:lvl>
    <w:lvl w:ilvl="3" w:tplc="0809000F" w:tentative="1">
      <w:start w:val="1"/>
      <w:numFmt w:val="bullet"/>
      <w:lvlText w:val=""/>
      <w:lvlJc w:val="left"/>
      <w:pPr>
        <w:tabs>
          <w:tab w:val="num" w:pos="3107"/>
        </w:tabs>
        <w:ind w:left="3107" w:hanging="360"/>
      </w:pPr>
      <w:rPr>
        <w:rFonts w:ascii="Symbol" w:hAnsi="Symbol" w:hint="default"/>
      </w:rPr>
    </w:lvl>
    <w:lvl w:ilvl="4" w:tplc="08090019" w:tentative="1">
      <w:start w:val="1"/>
      <w:numFmt w:val="bullet"/>
      <w:lvlText w:val="o"/>
      <w:lvlJc w:val="left"/>
      <w:pPr>
        <w:tabs>
          <w:tab w:val="num" w:pos="3827"/>
        </w:tabs>
        <w:ind w:left="3827" w:hanging="360"/>
      </w:pPr>
      <w:rPr>
        <w:rFonts w:ascii="Courier New" w:hAnsi="Courier New" w:hint="default"/>
      </w:rPr>
    </w:lvl>
    <w:lvl w:ilvl="5" w:tplc="0809001B" w:tentative="1">
      <w:start w:val="1"/>
      <w:numFmt w:val="bullet"/>
      <w:lvlText w:val=""/>
      <w:lvlJc w:val="left"/>
      <w:pPr>
        <w:tabs>
          <w:tab w:val="num" w:pos="4547"/>
        </w:tabs>
        <w:ind w:left="4547" w:hanging="360"/>
      </w:pPr>
      <w:rPr>
        <w:rFonts w:ascii="Wingdings" w:hAnsi="Wingdings" w:hint="default"/>
      </w:rPr>
    </w:lvl>
    <w:lvl w:ilvl="6" w:tplc="0809000F" w:tentative="1">
      <w:start w:val="1"/>
      <w:numFmt w:val="bullet"/>
      <w:lvlText w:val=""/>
      <w:lvlJc w:val="left"/>
      <w:pPr>
        <w:tabs>
          <w:tab w:val="num" w:pos="5267"/>
        </w:tabs>
        <w:ind w:left="5267" w:hanging="360"/>
      </w:pPr>
      <w:rPr>
        <w:rFonts w:ascii="Symbol" w:hAnsi="Symbol" w:hint="default"/>
      </w:rPr>
    </w:lvl>
    <w:lvl w:ilvl="7" w:tplc="08090019" w:tentative="1">
      <w:start w:val="1"/>
      <w:numFmt w:val="bullet"/>
      <w:lvlText w:val="o"/>
      <w:lvlJc w:val="left"/>
      <w:pPr>
        <w:tabs>
          <w:tab w:val="num" w:pos="5987"/>
        </w:tabs>
        <w:ind w:left="5987" w:hanging="360"/>
      </w:pPr>
      <w:rPr>
        <w:rFonts w:ascii="Courier New" w:hAnsi="Courier New" w:hint="default"/>
      </w:rPr>
    </w:lvl>
    <w:lvl w:ilvl="8" w:tplc="0809001B" w:tentative="1">
      <w:start w:val="1"/>
      <w:numFmt w:val="bullet"/>
      <w:lvlText w:val=""/>
      <w:lvlJc w:val="left"/>
      <w:pPr>
        <w:tabs>
          <w:tab w:val="num" w:pos="6707"/>
        </w:tabs>
        <w:ind w:left="6707" w:hanging="360"/>
      </w:pPr>
      <w:rPr>
        <w:rFonts w:ascii="Wingdings" w:hAnsi="Wingdings" w:hint="default"/>
      </w:rPr>
    </w:lvl>
  </w:abstractNum>
  <w:abstractNum w:abstractNumId="39" w15:restartNumberingAfterBreak="0">
    <w:nsid w:val="34FE3F60"/>
    <w:multiLevelType w:val="hybridMultilevel"/>
    <w:tmpl w:val="9000B97E"/>
    <w:lvl w:ilvl="0" w:tplc="449804E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3695406A"/>
    <w:multiLevelType w:val="hybridMultilevel"/>
    <w:tmpl w:val="D95EA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86F2FD1"/>
    <w:multiLevelType w:val="multilevel"/>
    <w:tmpl w:val="C58E7E8E"/>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A643B7E"/>
    <w:multiLevelType w:val="hybridMultilevel"/>
    <w:tmpl w:val="FBB886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AF74871"/>
    <w:multiLevelType w:val="hybridMultilevel"/>
    <w:tmpl w:val="D606291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4" w15:restartNumberingAfterBreak="0">
    <w:nsid w:val="3D0C307E"/>
    <w:multiLevelType w:val="multilevel"/>
    <w:tmpl w:val="EE2471B2"/>
    <w:styleLink w:val="Bullets"/>
    <w:lvl w:ilvl="0">
      <w:start w:val="1"/>
      <w:numFmt w:val="decimal"/>
      <w:lvlText w:val="%1."/>
      <w:lvlJc w:val="left"/>
      <w:pPr>
        <w:tabs>
          <w:tab w:val="num" w:pos="1134"/>
        </w:tabs>
        <w:ind w:left="1134" w:hanging="1134"/>
      </w:pPr>
      <w:rPr>
        <w:rFonts w:cs="Times New Roman" w:hint="default"/>
        <w:color w:val="FFFFFF"/>
      </w:rPr>
    </w:lvl>
    <w:lvl w:ilvl="1">
      <w:start w:val="1"/>
      <w:numFmt w:val="decimal"/>
      <w:pStyle w:val="QISTextCharCharCharCharCharCharCharCharCharCharCharCharChar1CharChar"/>
      <w:lvlText w:val="%1.%2"/>
      <w:lvlJc w:val="left"/>
      <w:pPr>
        <w:tabs>
          <w:tab w:val="num" w:pos="1134"/>
        </w:tabs>
        <w:ind w:left="1134" w:hanging="1134"/>
      </w:pPr>
      <w:rPr>
        <w:rFonts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NumberLevel3"/>
      <w:lvlText w:val="%1.%2.%3."/>
      <w:lvlJc w:val="left"/>
      <w:pPr>
        <w:tabs>
          <w:tab w:val="num" w:pos="180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5" w15:restartNumberingAfterBreak="0">
    <w:nsid w:val="3E4A56D2"/>
    <w:multiLevelType w:val="hybridMultilevel"/>
    <w:tmpl w:val="1506C49E"/>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46" w15:restartNumberingAfterBreak="0">
    <w:nsid w:val="3F4B630A"/>
    <w:multiLevelType w:val="hybridMultilevel"/>
    <w:tmpl w:val="0616FA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3F4F0A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3F8A4C93"/>
    <w:multiLevelType w:val="hybridMultilevel"/>
    <w:tmpl w:val="ABD23EE0"/>
    <w:lvl w:ilvl="0" w:tplc="046AC546">
      <w:start w:val="1"/>
      <w:numFmt w:val="upperLetter"/>
      <w:pStyle w:val="Appendix"/>
      <w:lvlText w:val="Appendix %1"/>
      <w:lvlJc w:val="left"/>
      <w:pPr>
        <w:tabs>
          <w:tab w:val="num" w:pos="0"/>
        </w:tabs>
        <w:ind w:firstLine="357"/>
      </w:pPr>
      <w:rPr>
        <w:rFonts w:cs="Times New Roman" w:hint="default"/>
      </w:rPr>
    </w:lvl>
    <w:lvl w:ilvl="1" w:tplc="9D58E97E" w:tentative="1">
      <w:start w:val="1"/>
      <w:numFmt w:val="lowerLetter"/>
      <w:lvlText w:val="%2."/>
      <w:lvlJc w:val="left"/>
      <w:pPr>
        <w:tabs>
          <w:tab w:val="num" w:pos="1440"/>
        </w:tabs>
        <w:ind w:left="1440" w:hanging="360"/>
      </w:pPr>
      <w:rPr>
        <w:rFonts w:cs="Times New Roman"/>
      </w:rPr>
    </w:lvl>
    <w:lvl w:ilvl="2" w:tplc="3664F94A" w:tentative="1">
      <w:start w:val="1"/>
      <w:numFmt w:val="lowerRoman"/>
      <w:lvlText w:val="%3."/>
      <w:lvlJc w:val="right"/>
      <w:pPr>
        <w:tabs>
          <w:tab w:val="num" w:pos="2160"/>
        </w:tabs>
        <w:ind w:left="2160" w:hanging="180"/>
      </w:pPr>
      <w:rPr>
        <w:rFonts w:cs="Times New Roman"/>
      </w:rPr>
    </w:lvl>
    <w:lvl w:ilvl="3" w:tplc="1D16268E" w:tentative="1">
      <w:start w:val="1"/>
      <w:numFmt w:val="decimal"/>
      <w:lvlText w:val="%4."/>
      <w:lvlJc w:val="left"/>
      <w:pPr>
        <w:tabs>
          <w:tab w:val="num" w:pos="2880"/>
        </w:tabs>
        <w:ind w:left="2880" w:hanging="360"/>
      </w:pPr>
      <w:rPr>
        <w:rFonts w:cs="Times New Roman"/>
      </w:rPr>
    </w:lvl>
    <w:lvl w:ilvl="4" w:tplc="7502684E" w:tentative="1">
      <w:start w:val="1"/>
      <w:numFmt w:val="lowerLetter"/>
      <w:lvlText w:val="%5."/>
      <w:lvlJc w:val="left"/>
      <w:pPr>
        <w:tabs>
          <w:tab w:val="num" w:pos="3600"/>
        </w:tabs>
        <w:ind w:left="3600" w:hanging="360"/>
      </w:pPr>
      <w:rPr>
        <w:rFonts w:cs="Times New Roman"/>
      </w:rPr>
    </w:lvl>
    <w:lvl w:ilvl="5" w:tplc="E33C296E" w:tentative="1">
      <w:start w:val="1"/>
      <w:numFmt w:val="lowerRoman"/>
      <w:lvlText w:val="%6."/>
      <w:lvlJc w:val="right"/>
      <w:pPr>
        <w:tabs>
          <w:tab w:val="num" w:pos="4320"/>
        </w:tabs>
        <w:ind w:left="4320" w:hanging="180"/>
      </w:pPr>
      <w:rPr>
        <w:rFonts w:cs="Times New Roman"/>
      </w:rPr>
    </w:lvl>
    <w:lvl w:ilvl="6" w:tplc="B3122A2A" w:tentative="1">
      <w:start w:val="1"/>
      <w:numFmt w:val="decimal"/>
      <w:lvlText w:val="%7."/>
      <w:lvlJc w:val="left"/>
      <w:pPr>
        <w:tabs>
          <w:tab w:val="num" w:pos="5040"/>
        </w:tabs>
        <w:ind w:left="5040" w:hanging="360"/>
      </w:pPr>
      <w:rPr>
        <w:rFonts w:cs="Times New Roman"/>
      </w:rPr>
    </w:lvl>
    <w:lvl w:ilvl="7" w:tplc="17FC7394" w:tentative="1">
      <w:start w:val="1"/>
      <w:numFmt w:val="lowerLetter"/>
      <w:lvlText w:val="%8."/>
      <w:lvlJc w:val="left"/>
      <w:pPr>
        <w:tabs>
          <w:tab w:val="num" w:pos="5760"/>
        </w:tabs>
        <w:ind w:left="5760" w:hanging="360"/>
      </w:pPr>
      <w:rPr>
        <w:rFonts w:cs="Times New Roman"/>
      </w:rPr>
    </w:lvl>
    <w:lvl w:ilvl="8" w:tplc="85D4AA2E" w:tentative="1">
      <w:start w:val="1"/>
      <w:numFmt w:val="lowerRoman"/>
      <w:lvlText w:val="%9."/>
      <w:lvlJc w:val="right"/>
      <w:pPr>
        <w:tabs>
          <w:tab w:val="num" w:pos="6480"/>
        </w:tabs>
        <w:ind w:left="6480" w:hanging="180"/>
      </w:pPr>
      <w:rPr>
        <w:rFonts w:cs="Times New Roman"/>
      </w:rPr>
    </w:lvl>
  </w:abstractNum>
  <w:abstractNum w:abstractNumId="49" w15:restartNumberingAfterBreak="0">
    <w:nsid w:val="40A423D0"/>
    <w:multiLevelType w:val="singleLevel"/>
    <w:tmpl w:val="BE5686DC"/>
    <w:lvl w:ilvl="0">
      <w:start w:val="1"/>
      <w:numFmt w:val="bullet"/>
      <w:pStyle w:val="BulletLevel2"/>
      <w:lvlText w:val="-"/>
      <w:lvlJc w:val="left"/>
      <w:pPr>
        <w:tabs>
          <w:tab w:val="num" w:pos="851"/>
        </w:tabs>
        <w:ind w:left="851" w:hanging="284"/>
      </w:pPr>
      <w:rPr>
        <w:rFonts w:ascii="Arial" w:hAnsi="Arial" w:hint="default"/>
        <w:sz w:val="24"/>
      </w:rPr>
    </w:lvl>
  </w:abstractNum>
  <w:abstractNum w:abstractNumId="50" w15:restartNumberingAfterBreak="0">
    <w:nsid w:val="44983090"/>
    <w:multiLevelType w:val="hybridMultilevel"/>
    <w:tmpl w:val="6D3894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6416817"/>
    <w:multiLevelType w:val="singleLevel"/>
    <w:tmpl w:val="ABE4C590"/>
    <w:lvl w:ilvl="0">
      <w:start w:val="1"/>
      <w:numFmt w:val="bullet"/>
      <w:lvlRestart w:val="0"/>
      <w:pStyle w:val="Tiret3"/>
      <w:lvlText w:val="–"/>
      <w:lvlJc w:val="left"/>
      <w:pPr>
        <w:tabs>
          <w:tab w:val="num" w:pos="2551"/>
        </w:tabs>
        <w:ind w:left="2551" w:hanging="567"/>
      </w:pPr>
    </w:lvl>
  </w:abstractNum>
  <w:abstractNum w:abstractNumId="52" w15:restartNumberingAfterBreak="0">
    <w:nsid w:val="4662639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A4750DF"/>
    <w:multiLevelType w:val="hybridMultilevel"/>
    <w:tmpl w:val="93A6D220"/>
    <w:lvl w:ilvl="0" w:tplc="6532C7C6">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54" w15:restartNumberingAfterBreak="0">
    <w:nsid w:val="4DD11F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F193EEF"/>
    <w:multiLevelType w:val="hybridMultilevel"/>
    <w:tmpl w:val="520C1C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0911840"/>
    <w:multiLevelType w:val="hybridMultilevel"/>
    <w:tmpl w:val="BA3637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2606D3E"/>
    <w:multiLevelType w:val="hybridMultilevel"/>
    <w:tmpl w:val="3FF2742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8" w15:restartNumberingAfterBreak="0">
    <w:nsid w:val="53147825"/>
    <w:multiLevelType w:val="hybridMultilevel"/>
    <w:tmpl w:val="CA12CBC8"/>
    <w:lvl w:ilvl="0" w:tplc="0809000F">
      <w:start w:val="1"/>
      <w:numFmt w:val="decimal"/>
      <w:lvlText w:val="%1."/>
      <w:lvlJc w:val="left"/>
      <w:pPr>
        <w:ind w:left="1146" w:hanging="360"/>
      </w:pPr>
    </w:lvl>
    <w:lvl w:ilvl="1" w:tplc="08090019">
      <w:start w:val="1"/>
      <w:numFmt w:val="lowerLetter"/>
      <w:lvlText w:val="%2."/>
      <w:lvlJc w:val="left"/>
      <w:pPr>
        <w:ind w:left="1866" w:hanging="360"/>
      </w:pPr>
    </w:lvl>
    <w:lvl w:ilvl="2" w:tplc="0809001B">
      <w:start w:val="1"/>
      <w:numFmt w:val="lowerRoman"/>
      <w:lvlText w:val="%3."/>
      <w:lvlJc w:val="right"/>
      <w:pPr>
        <w:ind w:left="2586" w:hanging="180"/>
      </w:pPr>
    </w:lvl>
    <w:lvl w:ilvl="3" w:tplc="0809000F">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59" w15:restartNumberingAfterBreak="0">
    <w:nsid w:val="53E82B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46028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55C412C8"/>
    <w:multiLevelType w:val="hybridMultilevel"/>
    <w:tmpl w:val="C7640274"/>
    <w:lvl w:ilvl="0" w:tplc="D5C0D274">
      <w:start w:val="1"/>
      <w:numFmt w:val="bullet"/>
      <w:pStyle w:val="BulletNR"/>
      <w:lvlText w:val=""/>
      <w:lvlJc w:val="left"/>
      <w:pPr>
        <w:tabs>
          <w:tab w:val="num" w:pos="1440"/>
        </w:tabs>
        <w:ind w:left="1440" w:hanging="360"/>
      </w:pPr>
      <w:rPr>
        <w:rFonts w:ascii="Symbol" w:hAnsi="Symbol" w:hint="default"/>
      </w:rPr>
    </w:lvl>
    <w:lvl w:ilvl="1" w:tplc="57AE0F90">
      <w:start w:val="1"/>
      <w:numFmt w:val="bullet"/>
      <w:lvlText w:val="o"/>
      <w:lvlJc w:val="left"/>
      <w:pPr>
        <w:tabs>
          <w:tab w:val="num" w:pos="1440"/>
        </w:tabs>
        <w:ind w:left="1440" w:hanging="360"/>
      </w:pPr>
      <w:rPr>
        <w:rFonts w:ascii="Courier New" w:hAnsi="Courier New" w:hint="default"/>
      </w:rPr>
    </w:lvl>
    <w:lvl w:ilvl="2" w:tplc="8876950A" w:tentative="1">
      <w:start w:val="1"/>
      <w:numFmt w:val="bullet"/>
      <w:pStyle w:val="Style5"/>
      <w:lvlText w:val=""/>
      <w:lvlJc w:val="left"/>
      <w:pPr>
        <w:tabs>
          <w:tab w:val="num" w:pos="2160"/>
        </w:tabs>
        <w:ind w:left="2160" w:hanging="360"/>
      </w:pPr>
      <w:rPr>
        <w:rFonts w:ascii="Wingdings" w:hAnsi="Wingdings" w:hint="default"/>
      </w:rPr>
    </w:lvl>
    <w:lvl w:ilvl="3" w:tplc="3CCE24D2" w:tentative="1">
      <w:start w:val="1"/>
      <w:numFmt w:val="bullet"/>
      <w:lvlText w:val=""/>
      <w:lvlJc w:val="left"/>
      <w:pPr>
        <w:tabs>
          <w:tab w:val="num" w:pos="2880"/>
        </w:tabs>
        <w:ind w:left="2880" w:hanging="360"/>
      </w:pPr>
      <w:rPr>
        <w:rFonts w:ascii="Symbol" w:hAnsi="Symbol" w:hint="default"/>
      </w:rPr>
    </w:lvl>
    <w:lvl w:ilvl="4" w:tplc="0BCE33A0" w:tentative="1">
      <w:start w:val="1"/>
      <w:numFmt w:val="bullet"/>
      <w:lvlText w:val="o"/>
      <w:lvlJc w:val="left"/>
      <w:pPr>
        <w:tabs>
          <w:tab w:val="num" w:pos="3600"/>
        </w:tabs>
        <w:ind w:left="3600" w:hanging="360"/>
      </w:pPr>
      <w:rPr>
        <w:rFonts w:ascii="Courier New" w:hAnsi="Courier New" w:hint="default"/>
      </w:rPr>
    </w:lvl>
    <w:lvl w:ilvl="5" w:tplc="DB6EB6EC" w:tentative="1">
      <w:start w:val="1"/>
      <w:numFmt w:val="bullet"/>
      <w:lvlText w:val=""/>
      <w:lvlJc w:val="left"/>
      <w:pPr>
        <w:tabs>
          <w:tab w:val="num" w:pos="4320"/>
        </w:tabs>
        <w:ind w:left="4320" w:hanging="360"/>
      </w:pPr>
      <w:rPr>
        <w:rFonts w:ascii="Wingdings" w:hAnsi="Wingdings" w:hint="default"/>
      </w:rPr>
    </w:lvl>
    <w:lvl w:ilvl="6" w:tplc="0DD61814" w:tentative="1">
      <w:start w:val="1"/>
      <w:numFmt w:val="bullet"/>
      <w:lvlText w:val=""/>
      <w:lvlJc w:val="left"/>
      <w:pPr>
        <w:tabs>
          <w:tab w:val="num" w:pos="5040"/>
        </w:tabs>
        <w:ind w:left="5040" w:hanging="360"/>
      </w:pPr>
      <w:rPr>
        <w:rFonts w:ascii="Symbol" w:hAnsi="Symbol" w:hint="default"/>
      </w:rPr>
    </w:lvl>
    <w:lvl w:ilvl="7" w:tplc="3B9068E0" w:tentative="1">
      <w:start w:val="1"/>
      <w:numFmt w:val="bullet"/>
      <w:lvlText w:val="o"/>
      <w:lvlJc w:val="left"/>
      <w:pPr>
        <w:tabs>
          <w:tab w:val="num" w:pos="5760"/>
        </w:tabs>
        <w:ind w:left="5760" w:hanging="360"/>
      </w:pPr>
      <w:rPr>
        <w:rFonts w:ascii="Courier New" w:hAnsi="Courier New" w:hint="default"/>
      </w:rPr>
    </w:lvl>
    <w:lvl w:ilvl="8" w:tplc="E0A475A8"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6096D35"/>
    <w:multiLevelType w:val="hybridMultilevel"/>
    <w:tmpl w:val="9F46C9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3" w15:restartNumberingAfterBreak="0">
    <w:nsid w:val="567043A9"/>
    <w:multiLevelType w:val="hybridMultilevel"/>
    <w:tmpl w:val="EC366D56"/>
    <w:lvl w:ilvl="0" w:tplc="91DAE420">
      <w:start w:val="1"/>
      <w:numFmt w:val="bullet"/>
      <w:pStyle w:val="TableBullets"/>
      <w:lvlText w:val=""/>
      <w:lvlJc w:val="left"/>
      <w:pPr>
        <w:tabs>
          <w:tab w:val="num" w:pos="720"/>
        </w:tabs>
        <w:ind w:left="720" w:hanging="360"/>
      </w:pPr>
      <w:rPr>
        <w:rFonts w:ascii="Symbol" w:hAnsi="Symbol" w:hint="default"/>
      </w:rPr>
    </w:lvl>
    <w:lvl w:ilvl="1" w:tplc="5A84DD66" w:tentative="1">
      <w:start w:val="1"/>
      <w:numFmt w:val="bullet"/>
      <w:lvlText w:val="o"/>
      <w:lvlJc w:val="left"/>
      <w:pPr>
        <w:tabs>
          <w:tab w:val="num" w:pos="1440"/>
        </w:tabs>
        <w:ind w:left="1440" w:hanging="360"/>
      </w:pPr>
      <w:rPr>
        <w:rFonts w:ascii="Courier New" w:hAnsi="Courier New" w:hint="default"/>
      </w:rPr>
    </w:lvl>
    <w:lvl w:ilvl="2" w:tplc="262A6800" w:tentative="1">
      <w:start w:val="1"/>
      <w:numFmt w:val="bullet"/>
      <w:lvlText w:val=""/>
      <w:lvlJc w:val="left"/>
      <w:pPr>
        <w:tabs>
          <w:tab w:val="num" w:pos="2160"/>
        </w:tabs>
        <w:ind w:left="2160" w:hanging="360"/>
      </w:pPr>
      <w:rPr>
        <w:rFonts w:ascii="Wingdings" w:hAnsi="Wingdings" w:hint="default"/>
      </w:rPr>
    </w:lvl>
    <w:lvl w:ilvl="3" w:tplc="607020E0" w:tentative="1">
      <w:start w:val="1"/>
      <w:numFmt w:val="bullet"/>
      <w:lvlText w:val=""/>
      <w:lvlJc w:val="left"/>
      <w:pPr>
        <w:tabs>
          <w:tab w:val="num" w:pos="2880"/>
        </w:tabs>
        <w:ind w:left="2880" w:hanging="360"/>
      </w:pPr>
      <w:rPr>
        <w:rFonts w:ascii="Symbol" w:hAnsi="Symbol" w:hint="default"/>
      </w:rPr>
    </w:lvl>
    <w:lvl w:ilvl="4" w:tplc="AC60579A" w:tentative="1">
      <w:start w:val="1"/>
      <w:numFmt w:val="bullet"/>
      <w:lvlText w:val="o"/>
      <w:lvlJc w:val="left"/>
      <w:pPr>
        <w:tabs>
          <w:tab w:val="num" w:pos="3600"/>
        </w:tabs>
        <w:ind w:left="3600" w:hanging="360"/>
      </w:pPr>
      <w:rPr>
        <w:rFonts w:ascii="Courier New" w:hAnsi="Courier New" w:hint="default"/>
      </w:rPr>
    </w:lvl>
    <w:lvl w:ilvl="5" w:tplc="400EDE02" w:tentative="1">
      <w:start w:val="1"/>
      <w:numFmt w:val="bullet"/>
      <w:lvlText w:val=""/>
      <w:lvlJc w:val="left"/>
      <w:pPr>
        <w:tabs>
          <w:tab w:val="num" w:pos="4320"/>
        </w:tabs>
        <w:ind w:left="4320" w:hanging="360"/>
      </w:pPr>
      <w:rPr>
        <w:rFonts w:ascii="Wingdings" w:hAnsi="Wingdings" w:hint="default"/>
      </w:rPr>
    </w:lvl>
    <w:lvl w:ilvl="6" w:tplc="7CDA1F9E" w:tentative="1">
      <w:start w:val="1"/>
      <w:numFmt w:val="bullet"/>
      <w:lvlText w:val=""/>
      <w:lvlJc w:val="left"/>
      <w:pPr>
        <w:tabs>
          <w:tab w:val="num" w:pos="5040"/>
        </w:tabs>
        <w:ind w:left="5040" w:hanging="360"/>
      </w:pPr>
      <w:rPr>
        <w:rFonts w:ascii="Symbol" w:hAnsi="Symbol" w:hint="default"/>
      </w:rPr>
    </w:lvl>
    <w:lvl w:ilvl="7" w:tplc="4EDE0F92" w:tentative="1">
      <w:start w:val="1"/>
      <w:numFmt w:val="bullet"/>
      <w:lvlText w:val="o"/>
      <w:lvlJc w:val="left"/>
      <w:pPr>
        <w:tabs>
          <w:tab w:val="num" w:pos="5760"/>
        </w:tabs>
        <w:ind w:left="5760" w:hanging="360"/>
      </w:pPr>
      <w:rPr>
        <w:rFonts w:ascii="Courier New" w:hAnsi="Courier New" w:hint="default"/>
      </w:rPr>
    </w:lvl>
    <w:lvl w:ilvl="8" w:tplc="CBDEA59A"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7CC6724"/>
    <w:multiLevelType w:val="hybridMultilevel"/>
    <w:tmpl w:val="91DC3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7DE3285"/>
    <w:multiLevelType w:val="hybridMultilevel"/>
    <w:tmpl w:val="D088AE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6" w15:restartNumberingAfterBreak="0">
    <w:nsid w:val="58F14F6C"/>
    <w:multiLevelType w:val="hybridMultilevel"/>
    <w:tmpl w:val="964C6A8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7" w15:restartNumberingAfterBreak="0">
    <w:nsid w:val="598C2A64"/>
    <w:multiLevelType w:val="hybridMultilevel"/>
    <w:tmpl w:val="EF5EA59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8" w15:restartNumberingAfterBreak="0">
    <w:nsid w:val="5B2B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5BBB59DC"/>
    <w:multiLevelType w:val="hybridMultilevel"/>
    <w:tmpl w:val="184696F2"/>
    <w:lvl w:ilvl="0" w:tplc="08090001">
      <w:start w:val="1"/>
      <w:numFmt w:val="bullet"/>
      <w:lvlText w:val=""/>
      <w:lvlJc w:val="left"/>
      <w:pPr>
        <w:ind w:left="3957" w:hanging="360"/>
      </w:pPr>
      <w:rPr>
        <w:rFonts w:ascii="Symbol" w:hAnsi="Symbol" w:hint="default"/>
      </w:rPr>
    </w:lvl>
    <w:lvl w:ilvl="1" w:tplc="08090003" w:tentative="1">
      <w:start w:val="1"/>
      <w:numFmt w:val="bullet"/>
      <w:lvlText w:val="o"/>
      <w:lvlJc w:val="left"/>
      <w:pPr>
        <w:ind w:left="4677" w:hanging="360"/>
      </w:pPr>
      <w:rPr>
        <w:rFonts w:ascii="Courier New" w:hAnsi="Courier New" w:cs="Courier New" w:hint="default"/>
      </w:rPr>
    </w:lvl>
    <w:lvl w:ilvl="2" w:tplc="08090005" w:tentative="1">
      <w:start w:val="1"/>
      <w:numFmt w:val="bullet"/>
      <w:lvlText w:val=""/>
      <w:lvlJc w:val="left"/>
      <w:pPr>
        <w:ind w:left="5397" w:hanging="360"/>
      </w:pPr>
      <w:rPr>
        <w:rFonts w:ascii="Wingdings" w:hAnsi="Wingdings" w:hint="default"/>
      </w:rPr>
    </w:lvl>
    <w:lvl w:ilvl="3" w:tplc="08090001" w:tentative="1">
      <w:start w:val="1"/>
      <w:numFmt w:val="bullet"/>
      <w:lvlText w:val=""/>
      <w:lvlJc w:val="left"/>
      <w:pPr>
        <w:ind w:left="6117" w:hanging="360"/>
      </w:pPr>
      <w:rPr>
        <w:rFonts w:ascii="Symbol" w:hAnsi="Symbol" w:hint="default"/>
      </w:rPr>
    </w:lvl>
    <w:lvl w:ilvl="4" w:tplc="08090003" w:tentative="1">
      <w:start w:val="1"/>
      <w:numFmt w:val="bullet"/>
      <w:lvlText w:val="o"/>
      <w:lvlJc w:val="left"/>
      <w:pPr>
        <w:ind w:left="6837" w:hanging="360"/>
      </w:pPr>
      <w:rPr>
        <w:rFonts w:ascii="Courier New" w:hAnsi="Courier New" w:cs="Courier New" w:hint="default"/>
      </w:rPr>
    </w:lvl>
    <w:lvl w:ilvl="5" w:tplc="08090005" w:tentative="1">
      <w:start w:val="1"/>
      <w:numFmt w:val="bullet"/>
      <w:lvlText w:val=""/>
      <w:lvlJc w:val="left"/>
      <w:pPr>
        <w:ind w:left="7557" w:hanging="360"/>
      </w:pPr>
      <w:rPr>
        <w:rFonts w:ascii="Wingdings" w:hAnsi="Wingdings" w:hint="default"/>
      </w:rPr>
    </w:lvl>
    <w:lvl w:ilvl="6" w:tplc="08090001" w:tentative="1">
      <w:start w:val="1"/>
      <w:numFmt w:val="bullet"/>
      <w:lvlText w:val=""/>
      <w:lvlJc w:val="left"/>
      <w:pPr>
        <w:ind w:left="8277" w:hanging="360"/>
      </w:pPr>
      <w:rPr>
        <w:rFonts w:ascii="Symbol" w:hAnsi="Symbol" w:hint="default"/>
      </w:rPr>
    </w:lvl>
    <w:lvl w:ilvl="7" w:tplc="08090003" w:tentative="1">
      <w:start w:val="1"/>
      <w:numFmt w:val="bullet"/>
      <w:lvlText w:val="o"/>
      <w:lvlJc w:val="left"/>
      <w:pPr>
        <w:ind w:left="8997" w:hanging="360"/>
      </w:pPr>
      <w:rPr>
        <w:rFonts w:ascii="Courier New" w:hAnsi="Courier New" w:cs="Courier New" w:hint="default"/>
      </w:rPr>
    </w:lvl>
    <w:lvl w:ilvl="8" w:tplc="08090005" w:tentative="1">
      <w:start w:val="1"/>
      <w:numFmt w:val="bullet"/>
      <w:lvlText w:val=""/>
      <w:lvlJc w:val="left"/>
      <w:pPr>
        <w:ind w:left="9717" w:hanging="360"/>
      </w:pPr>
      <w:rPr>
        <w:rFonts w:ascii="Wingdings" w:hAnsi="Wingdings" w:hint="default"/>
      </w:rPr>
    </w:lvl>
  </w:abstractNum>
  <w:abstractNum w:abstractNumId="70" w15:restartNumberingAfterBreak="0">
    <w:nsid w:val="5CE879F8"/>
    <w:multiLevelType w:val="hybridMultilevel"/>
    <w:tmpl w:val="E19228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D2E7C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5E4D7ADA"/>
    <w:multiLevelType w:val="hybridMultilevel"/>
    <w:tmpl w:val="8F088D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5E995498"/>
    <w:multiLevelType w:val="hybridMultilevel"/>
    <w:tmpl w:val="C9181252"/>
    <w:lvl w:ilvl="0" w:tplc="FCFABA60">
      <w:start w:val="1"/>
      <w:numFmt w:val="bullet"/>
      <w:pStyle w:val="ListBullet3"/>
      <w:lvlText w:val="-"/>
      <w:lvlJc w:val="left"/>
      <w:pPr>
        <w:tabs>
          <w:tab w:val="num" w:pos="1429"/>
        </w:tabs>
        <w:ind w:left="1429" w:hanging="357"/>
      </w:pPr>
      <w:rPr>
        <w:rFonts w:ascii="Arial" w:hAnsi="Arial" w:hint="default"/>
      </w:rPr>
    </w:lvl>
    <w:lvl w:ilvl="1" w:tplc="A1A02628" w:tentative="1">
      <w:start w:val="1"/>
      <w:numFmt w:val="bullet"/>
      <w:lvlText w:val="o"/>
      <w:lvlJc w:val="left"/>
      <w:pPr>
        <w:tabs>
          <w:tab w:val="num" w:pos="1440"/>
        </w:tabs>
        <w:ind w:left="1440" w:hanging="360"/>
      </w:pPr>
      <w:rPr>
        <w:rFonts w:ascii="Courier New" w:hAnsi="Courier New" w:hint="default"/>
      </w:rPr>
    </w:lvl>
    <w:lvl w:ilvl="2" w:tplc="3874311C" w:tentative="1">
      <w:start w:val="1"/>
      <w:numFmt w:val="bullet"/>
      <w:lvlText w:val=""/>
      <w:lvlJc w:val="left"/>
      <w:pPr>
        <w:tabs>
          <w:tab w:val="num" w:pos="2160"/>
        </w:tabs>
        <w:ind w:left="2160" w:hanging="360"/>
      </w:pPr>
      <w:rPr>
        <w:rFonts w:ascii="Wingdings" w:hAnsi="Wingdings" w:hint="default"/>
      </w:rPr>
    </w:lvl>
    <w:lvl w:ilvl="3" w:tplc="83AA831A" w:tentative="1">
      <w:start w:val="1"/>
      <w:numFmt w:val="bullet"/>
      <w:lvlText w:val=""/>
      <w:lvlJc w:val="left"/>
      <w:pPr>
        <w:tabs>
          <w:tab w:val="num" w:pos="2880"/>
        </w:tabs>
        <w:ind w:left="2880" w:hanging="360"/>
      </w:pPr>
      <w:rPr>
        <w:rFonts w:ascii="Symbol" w:hAnsi="Symbol" w:hint="default"/>
      </w:rPr>
    </w:lvl>
    <w:lvl w:ilvl="4" w:tplc="E2289CA4" w:tentative="1">
      <w:start w:val="1"/>
      <w:numFmt w:val="bullet"/>
      <w:lvlText w:val="o"/>
      <w:lvlJc w:val="left"/>
      <w:pPr>
        <w:tabs>
          <w:tab w:val="num" w:pos="3600"/>
        </w:tabs>
        <w:ind w:left="3600" w:hanging="360"/>
      </w:pPr>
      <w:rPr>
        <w:rFonts w:ascii="Courier New" w:hAnsi="Courier New" w:hint="default"/>
      </w:rPr>
    </w:lvl>
    <w:lvl w:ilvl="5" w:tplc="E0803954" w:tentative="1">
      <w:start w:val="1"/>
      <w:numFmt w:val="bullet"/>
      <w:lvlText w:val=""/>
      <w:lvlJc w:val="left"/>
      <w:pPr>
        <w:tabs>
          <w:tab w:val="num" w:pos="4320"/>
        </w:tabs>
        <w:ind w:left="4320" w:hanging="360"/>
      </w:pPr>
      <w:rPr>
        <w:rFonts w:ascii="Wingdings" w:hAnsi="Wingdings" w:hint="default"/>
      </w:rPr>
    </w:lvl>
    <w:lvl w:ilvl="6" w:tplc="CABAC42A" w:tentative="1">
      <w:start w:val="1"/>
      <w:numFmt w:val="bullet"/>
      <w:lvlText w:val=""/>
      <w:lvlJc w:val="left"/>
      <w:pPr>
        <w:tabs>
          <w:tab w:val="num" w:pos="5040"/>
        </w:tabs>
        <w:ind w:left="5040" w:hanging="360"/>
      </w:pPr>
      <w:rPr>
        <w:rFonts w:ascii="Symbol" w:hAnsi="Symbol" w:hint="default"/>
      </w:rPr>
    </w:lvl>
    <w:lvl w:ilvl="7" w:tplc="1764DEEE" w:tentative="1">
      <w:start w:val="1"/>
      <w:numFmt w:val="bullet"/>
      <w:lvlText w:val="o"/>
      <w:lvlJc w:val="left"/>
      <w:pPr>
        <w:tabs>
          <w:tab w:val="num" w:pos="5760"/>
        </w:tabs>
        <w:ind w:left="5760" w:hanging="360"/>
      </w:pPr>
      <w:rPr>
        <w:rFonts w:ascii="Courier New" w:hAnsi="Courier New" w:hint="default"/>
      </w:rPr>
    </w:lvl>
    <w:lvl w:ilvl="8" w:tplc="D286DD58"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5F1D28EB"/>
    <w:multiLevelType w:val="hybridMultilevel"/>
    <w:tmpl w:val="1706B6EA"/>
    <w:lvl w:ilvl="0" w:tplc="08090001">
      <w:start w:val="1"/>
      <w:numFmt w:val="decimal"/>
      <w:pStyle w:val="StyleListNumberLeft0cmHanging063cmRight0cmA"/>
      <w:lvlText w:val="%1."/>
      <w:lvlJc w:val="left"/>
      <w:pPr>
        <w:tabs>
          <w:tab w:val="num" w:pos="720"/>
        </w:tabs>
        <w:ind w:left="720" w:hanging="360"/>
      </w:pPr>
      <w:rPr>
        <w:rFonts w:cs="Times New Roman"/>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75" w15:restartNumberingAfterBreak="0">
    <w:nsid w:val="5F8C3B69"/>
    <w:multiLevelType w:val="multilevel"/>
    <w:tmpl w:val="9B14DAA8"/>
    <w:lvl w:ilvl="0">
      <w:start w:val="1"/>
      <w:numFmt w:val="decimal"/>
      <w:lvlRestart w:val="0"/>
      <w:pStyle w:val="NumPar1"/>
      <w:lvlText w:val="(%1)"/>
      <w:lvlJc w:val="left"/>
      <w:pPr>
        <w:tabs>
          <w:tab w:val="num" w:pos="709"/>
        </w:tabs>
        <w:ind w:left="709" w:hanging="709"/>
      </w:pPr>
      <w:rPr>
        <w:rFonts w:cs="Times New Roman"/>
      </w:rPr>
    </w:lvl>
    <w:lvl w:ilvl="1">
      <w:start w:val="1"/>
      <w:numFmt w:val="lowerLetter"/>
      <w:lvlText w:val="(%2)"/>
      <w:lvlJc w:val="left"/>
      <w:pPr>
        <w:tabs>
          <w:tab w:val="num" w:pos="1417"/>
        </w:tabs>
        <w:ind w:left="1417" w:hanging="708"/>
      </w:pPr>
      <w:rPr>
        <w:rFonts w:cs="Times New Roman"/>
      </w:r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hint="default"/>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76" w15:restartNumberingAfterBreak="0">
    <w:nsid w:val="5FDE187D"/>
    <w:multiLevelType w:val="multilevel"/>
    <w:tmpl w:val="0809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0FE4E2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1EF4CE7"/>
    <w:multiLevelType w:val="hybridMultilevel"/>
    <w:tmpl w:val="E7BCC448"/>
    <w:lvl w:ilvl="0" w:tplc="9B5CBB5A">
      <w:start w:val="1"/>
      <w:numFmt w:val="decimal"/>
      <w:pStyle w:val="Caption"/>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62007629"/>
    <w:multiLevelType w:val="hybridMultilevel"/>
    <w:tmpl w:val="A0EADFF4"/>
    <w:lvl w:ilvl="0" w:tplc="08090001">
      <w:start w:val="1"/>
      <w:numFmt w:val="bullet"/>
      <w:lvlText w:val=""/>
      <w:lvlJc w:val="left"/>
      <w:pPr>
        <w:ind w:left="6837" w:hanging="360"/>
      </w:pPr>
      <w:rPr>
        <w:rFonts w:ascii="Symbol" w:hAnsi="Symbol" w:hint="default"/>
      </w:rPr>
    </w:lvl>
    <w:lvl w:ilvl="1" w:tplc="08090003" w:tentative="1">
      <w:start w:val="1"/>
      <w:numFmt w:val="bullet"/>
      <w:lvlText w:val="o"/>
      <w:lvlJc w:val="left"/>
      <w:pPr>
        <w:ind w:left="7557" w:hanging="360"/>
      </w:pPr>
      <w:rPr>
        <w:rFonts w:ascii="Courier New" w:hAnsi="Courier New" w:cs="Courier New" w:hint="default"/>
      </w:rPr>
    </w:lvl>
    <w:lvl w:ilvl="2" w:tplc="08090005" w:tentative="1">
      <w:start w:val="1"/>
      <w:numFmt w:val="bullet"/>
      <w:lvlText w:val=""/>
      <w:lvlJc w:val="left"/>
      <w:pPr>
        <w:ind w:left="8277" w:hanging="360"/>
      </w:pPr>
      <w:rPr>
        <w:rFonts w:ascii="Wingdings" w:hAnsi="Wingdings" w:hint="default"/>
      </w:rPr>
    </w:lvl>
    <w:lvl w:ilvl="3" w:tplc="08090001" w:tentative="1">
      <w:start w:val="1"/>
      <w:numFmt w:val="bullet"/>
      <w:lvlText w:val=""/>
      <w:lvlJc w:val="left"/>
      <w:pPr>
        <w:ind w:left="8997" w:hanging="360"/>
      </w:pPr>
      <w:rPr>
        <w:rFonts w:ascii="Symbol" w:hAnsi="Symbol" w:hint="default"/>
      </w:rPr>
    </w:lvl>
    <w:lvl w:ilvl="4" w:tplc="08090003" w:tentative="1">
      <w:start w:val="1"/>
      <w:numFmt w:val="bullet"/>
      <w:lvlText w:val="o"/>
      <w:lvlJc w:val="left"/>
      <w:pPr>
        <w:ind w:left="9717" w:hanging="360"/>
      </w:pPr>
      <w:rPr>
        <w:rFonts w:ascii="Courier New" w:hAnsi="Courier New" w:cs="Courier New" w:hint="default"/>
      </w:rPr>
    </w:lvl>
    <w:lvl w:ilvl="5" w:tplc="08090005" w:tentative="1">
      <w:start w:val="1"/>
      <w:numFmt w:val="bullet"/>
      <w:lvlText w:val=""/>
      <w:lvlJc w:val="left"/>
      <w:pPr>
        <w:ind w:left="10437" w:hanging="360"/>
      </w:pPr>
      <w:rPr>
        <w:rFonts w:ascii="Wingdings" w:hAnsi="Wingdings" w:hint="default"/>
      </w:rPr>
    </w:lvl>
    <w:lvl w:ilvl="6" w:tplc="08090001" w:tentative="1">
      <w:start w:val="1"/>
      <w:numFmt w:val="bullet"/>
      <w:lvlText w:val=""/>
      <w:lvlJc w:val="left"/>
      <w:pPr>
        <w:ind w:left="11157" w:hanging="360"/>
      </w:pPr>
      <w:rPr>
        <w:rFonts w:ascii="Symbol" w:hAnsi="Symbol" w:hint="default"/>
      </w:rPr>
    </w:lvl>
    <w:lvl w:ilvl="7" w:tplc="08090003" w:tentative="1">
      <w:start w:val="1"/>
      <w:numFmt w:val="bullet"/>
      <w:lvlText w:val="o"/>
      <w:lvlJc w:val="left"/>
      <w:pPr>
        <w:ind w:left="11877" w:hanging="360"/>
      </w:pPr>
      <w:rPr>
        <w:rFonts w:ascii="Courier New" w:hAnsi="Courier New" w:cs="Courier New" w:hint="default"/>
      </w:rPr>
    </w:lvl>
    <w:lvl w:ilvl="8" w:tplc="08090005" w:tentative="1">
      <w:start w:val="1"/>
      <w:numFmt w:val="bullet"/>
      <w:lvlText w:val=""/>
      <w:lvlJc w:val="left"/>
      <w:pPr>
        <w:ind w:left="12597" w:hanging="360"/>
      </w:pPr>
      <w:rPr>
        <w:rFonts w:ascii="Wingdings" w:hAnsi="Wingdings" w:hint="default"/>
      </w:rPr>
    </w:lvl>
  </w:abstractNum>
  <w:abstractNum w:abstractNumId="80" w15:restartNumberingAfterBreak="0">
    <w:nsid w:val="62A8042C"/>
    <w:multiLevelType w:val="singleLevel"/>
    <w:tmpl w:val="CCF20C06"/>
    <w:lvl w:ilvl="0">
      <w:start w:val="1"/>
      <w:numFmt w:val="bullet"/>
      <w:lvlRestart w:val="0"/>
      <w:pStyle w:val="ListDash1"/>
      <w:lvlText w:val="–"/>
      <w:lvlJc w:val="left"/>
      <w:pPr>
        <w:tabs>
          <w:tab w:val="num" w:pos="1134"/>
        </w:tabs>
        <w:ind w:left="1134" w:hanging="283"/>
      </w:pPr>
      <w:rPr>
        <w:rFonts w:ascii="Times New Roman" w:hAnsi="Times New Roman"/>
      </w:rPr>
    </w:lvl>
  </w:abstractNum>
  <w:abstractNum w:abstractNumId="81" w15:restartNumberingAfterBreak="0">
    <w:nsid w:val="65860C34"/>
    <w:multiLevelType w:val="hybridMultilevel"/>
    <w:tmpl w:val="8B745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96E66F1"/>
    <w:multiLevelType w:val="hybridMultilevel"/>
    <w:tmpl w:val="E2C07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9CA3FA6"/>
    <w:multiLevelType w:val="hybridMultilevel"/>
    <w:tmpl w:val="FC8C45A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CDC7931"/>
    <w:multiLevelType w:val="hybridMultilevel"/>
    <w:tmpl w:val="1C241A82"/>
    <w:lvl w:ilvl="0" w:tplc="08090001">
      <w:start w:val="1"/>
      <w:numFmt w:val="bullet"/>
      <w:lvlText w:val=""/>
      <w:lvlJc w:val="left"/>
      <w:pPr>
        <w:ind w:left="4395" w:hanging="360"/>
      </w:pPr>
      <w:rPr>
        <w:rFonts w:ascii="Symbol" w:hAnsi="Symbol" w:hint="default"/>
      </w:rPr>
    </w:lvl>
    <w:lvl w:ilvl="1" w:tplc="08090003" w:tentative="1">
      <w:start w:val="1"/>
      <w:numFmt w:val="bullet"/>
      <w:lvlText w:val="o"/>
      <w:lvlJc w:val="left"/>
      <w:pPr>
        <w:ind w:left="5115" w:hanging="360"/>
      </w:pPr>
      <w:rPr>
        <w:rFonts w:ascii="Courier New" w:hAnsi="Courier New" w:cs="Courier New" w:hint="default"/>
      </w:rPr>
    </w:lvl>
    <w:lvl w:ilvl="2" w:tplc="08090005" w:tentative="1">
      <w:start w:val="1"/>
      <w:numFmt w:val="bullet"/>
      <w:lvlText w:val=""/>
      <w:lvlJc w:val="left"/>
      <w:pPr>
        <w:ind w:left="5835" w:hanging="360"/>
      </w:pPr>
      <w:rPr>
        <w:rFonts w:ascii="Wingdings" w:hAnsi="Wingdings" w:hint="default"/>
      </w:rPr>
    </w:lvl>
    <w:lvl w:ilvl="3" w:tplc="08090001" w:tentative="1">
      <w:start w:val="1"/>
      <w:numFmt w:val="bullet"/>
      <w:lvlText w:val=""/>
      <w:lvlJc w:val="left"/>
      <w:pPr>
        <w:ind w:left="6555" w:hanging="360"/>
      </w:pPr>
      <w:rPr>
        <w:rFonts w:ascii="Symbol" w:hAnsi="Symbol" w:hint="default"/>
      </w:rPr>
    </w:lvl>
    <w:lvl w:ilvl="4" w:tplc="08090003" w:tentative="1">
      <w:start w:val="1"/>
      <w:numFmt w:val="bullet"/>
      <w:lvlText w:val="o"/>
      <w:lvlJc w:val="left"/>
      <w:pPr>
        <w:ind w:left="7275" w:hanging="360"/>
      </w:pPr>
      <w:rPr>
        <w:rFonts w:ascii="Courier New" w:hAnsi="Courier New" w:cs="Courier New" w:hint="default"/>
      </w:rPr>
    </w:lvl>
    <w:lvl w:ilvl="5" w:tplc="08090005" w:tentative="1">
      <w:start w:val="1"/>
      <w:numFmt w:val="bullet"/>
      <w:lvlText w:val=""/>
      <w:lvlJc w:val="left"/>
      <w:pPr>
        <w:ind w:left="7995" w:hanging="360"/>
      </w:pPr>
      <w:rPr>
        <w:rFonts w:ascii="Wingdings" w:hAnsi="Wingdings" w:hint="default"/>
      </w:rPr>
    </w:lvl>
    <w:lvl w:ilvl="6" w:tplc="08090001" w:tentative="1">
      <w:start w:val="1"/>
      <w:numFmt w:val="bullet"/>
      <w:lvlText w:val=""/>
      <w:lvlJc w:val="left"/>
      <w:pPr>
        <w:ind w:left="8715" w:hanging="360"/>
      </w:pPr>
      <w:rPr>
        <w:rFonts w:ascii="Symbol" w:hAnsi="Symbol" w:hint="default"/>
      </w:rPr>
    </w:lvl>
    <w:lvl w:ilvl="7" w:tplc="08090003" w:tentative="1">
      <w:start w:val="1"/>
      <w:numFmt w:val="bullet"/>
      <w:lvlText w:val="o"/>
      <w:lvlJc w:val="left"/>
      <w:pPr>
        <w:ind w:left="9435" w:hanging="360"/>
      </w:pPr>
      <w:rPr>
        <w:rFonts w:ascii="Courier New" w:hAnsi="Courier New" w:cs="Courier New" w:hint="default"/>
      </w:rPr>
    </w:lvl>
    <w:lvl w:ilvl="8" w:tplc="08090005" w:tentative="1">
      <w:start w:val="1"/>
      <w:numFmt w:val="bullet"/>
      <w:lvlText w:val=""/>
      <w:lvlJc w:val="left"/>
      <w:pPr>
        <w:ind w:left="10155" w:hanging="360"/>
      </w:pPr>
      <w:rPr>
        <w:rFonts w:ascii="Wingdings" w:hAnsi="Wingdings" w:hint="default"/>
      </w:rPr>
    </w:lvl>
  </w:abstractNum>
  <w:abstractNum w:abstractNumId="85" w15:restartNumberingAfterBreak="0">
    <w:nsid w:val="6EFD30AD"/>
    <w:multiLevelType w:val="hybridMultilevel"/>
    <w:tmpl w:val="557CD578"/>
    <w:lvl w:ilvl="0" w:tplc="0809000F">
      <w:start w:val="1"/>
      <w:numFmt w:val="decimal"/>
      <w:lvlText w:val="%1."/>
      <w:lvlJc w:val="left"/>
      <w:pPr>
        <w:ind w:left="1004" w:hanging="360"/>
      </w:pPr>
    </w:lvl>
    <w:lvl w:ilvl="1" w:tplc="08090019">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86" w15:restartNumberingAfterBreak="0">
    <w:nsid w:val="6F7C397C"/>
    <w:multiLevelType w:val="hybridMultilevel"/>
    <w:tmpl w:val="0FA6CDE2"/>
    <w:lvl w:ilvl="0" w:tplc="56B2800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7" w15:restartNumberingAfterBreak="0">
    <w:nsid w:val="6FDC24BC"/>
    <w:multiLevelType w:val="hybridMultilevel"/>
    <w:tmpl w:val="E0800FD6"/>
    <w:lvl w:ilvl="0" w:tplc="08090001">
      <w:start w:val="1"/>
      <w:numFmt w:val="bullet"/>
      <w:lvlText w:val=""/>
      <w:lvlJc w:val="left"/>
      <w:pPr>
        <w:ind w:left="3957" w:hanging="360"/>
      </w:pPr>
      <w:rPr>
        <w:rFonts w:ascii="Symbol" w:hAnsi="Symbol" w:hint="default"/>
      </w:rPr>
    </w:lvl>
    <w:lvl w:ilvl="1" w:tplc="08090003" w:tentative="1">
      <w:start w:val="1"/>
      <w:numFmt w:val="bullet"/>
      <w:lvlText w:val="o"/>
      <w:lvlJc w:val="left"/>
      <w:pPr>
        <w:ind w:left="4677" w:hanging="360"/>
      </w:pPr>
      <w:rPr>
        <w:rFonts w:ascii="Courier New" w:hAnsi="Courier New" w:cs="Courier New" w:hint="default"/>
      </w:rPr>
    </w:lvl>
    <w:lvl w:ilvl="2" w:tplc="08090005" w:tentative="1">
      <w:start w:val="1"/>
      <w:numFmt w:val="bullet"/>
      <w:lvlText w:val=""/>
      <w:lvlJc w:val="left"/>
      <w:pPr>
        <w:ind w:left="5397" w:hanging="360"/>
      </w:pPr>
      <w:rPr>
        <w:rFonts w:ascii="Wingdings" w:hAnsi="Wingdings" w:hint="default"/>
      </w:rPr>
    </w:lvl>
    <w:lvl w:ilvl="3" w:tplc="08090001" w:tentative="1">
      <w:start w:val="1"/>
      <w:numFmt w:val="bullet"/>
      <w:lvlText w:val=""/>
      <w:lvlJc w:val="left"/>
      <w:pPr>
        <w:ind w:left="6117" w:hanging="360"/>
      </w:pPr>
      <w:rPr>
        <w:rFonts w:ascii="Symbol" w:hAnsi="Symbol" w:hint="default"/>
      </w:rPr>
    </w:lvl>
    <w:lvl w:ilvl="4" w:tplc="08090003" w:tentative="1">
      <w:start w:val="1"/>
      <w:numFmt w:val="bullet"/>
      <w:lvlText w:val="o"/>
      <w:lvlJc w:val="left"/>
      <w:pPr>
        <w:ind w:left="6837" w:hanging="360"/>
      </w:pPr>
      <w:rPr>
        <w:rFonts w:ascii="Courier New" w:hAnsi="Courier New" w:cs="Courier New" w:hint="default"/>
      </w:rPr>
    </w:lvl>
    <w:lvl w:ilvl="5" w:tplc="08090005" w:tentative="1">
      <w:start w:val="1"/>
      <w:numFmt w:val="bullet"/>
      <w:lvlText w:val=""/>
      <w:lvlJc w:val="left"/>
      <w:pPr>
        <w:ind w:left="7557" w:hanging="360"/>
      </w:pPr>
      <w:rPr>
        <w:rFonts w:ascii="Wingdings" w:hAnsi="Wingdings" w:hint="default"/>
      </w:rPr>
    </w:lvl>
    <w:lvl w:ilvl="6" w:tplc="08090001" w:tentative="1">
      <w:start w:val="1"/>
      <w:numFmt w:val="bullet"/>
      <w:lvlText w:val=""/>
      <w:lvlJc w:val="left"/>
      <w:pPr>
        <w:ind w:left="8277" w:hanging="360"/>
      </w:pPr>
      <w:rPr>
        <w:rFonts w:ascii="Symbol" w:hAnsi="Symbol" w:hint="default"/>
      </w:rPr>
    </w:lvl>
    <w:lvl w:ilvl="7" w:tplc="08090003" w:tentative="1">
      <w:start w:val="1"/>
      <w:numFmt w:val="bullet"/>
      <w:lvlText w:val="o"/>
      <w:lvlJc w:val="left"/>
      <w:pPr>
        <w:ind w:left="8997" w:hanging="360"/>
      </w:pPr>
      <w:rPr>
        <w:rFonts w:ascii="Courier New" w:hAnsi="Courier New" w:cs="Courier New" w:hint="default"/>
      </w:rPr>
    </w:lvl>
    <w:lvl w:ilvl="8" w:tplc="08090005" w:tentative="1">
      <w:start w:val="1"/>
      <w:numFmt w:val="bullet"/>
      <w:lvlText w:val=""/>
      <w:lvlJc w:val="left"/>
      <w:pPr>
        <w:ind w:left="9717" w:hanging="360"/>
      </w:pPr>
      <w:rPr>
        <w:rFonts w:ascii="Wingdings" w:hAnsi="Wingdings" w:hint="default"/>
      </w:rPr>
    </w:lvl>
  </w:abstractNum>
  <w:abstractNum w:abstractNumId="88" w15:restartNumberingAfterBreak="0">
    <w:nsid w:val="72707814"/>
    <w:multiLevelType w:val="hybridMultilevel"/>
    <w:tmpl w:val="E0603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7318212E"/>
    <w:multiLevelType w:val="hybridMultilevel"/>
    <w:tmpl w:val="FBB886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736A0184"/>
    <w:multiLevelType w:val="hybridMultilevel"/>
    <w:tmpl w:val="DC680AA6"/>
    <w:lvl w:ilvl="0" w:tplc="08090001">
      <w:start w:val="1"/>
      <w:numFmt w:val="bullet"/>
      <w:lvlText w:val=""/>
      <w:lvlJc w:val="left"/>
      <w:pPr>
        <w:ind w:left="360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1" w15:restartNumberingAfterBreak="0">
    <w:nsid w:val="79C96D36"/>
    <w:multiLevelType w:val="multilevel"/>
    <w:tmpl w:val="BE983CE4"/>
    <w:lvl w:ilvl="0">
      <w:start w:val="1"/>
      <w:numFmt w:val="decimal"/>
      <w:lvlRestart w:val="0"/>
      <w:pStyle w:val="ListNumber1"/>
      <w:lvlText w:val="(%1)"/>
      <w:lvlJc w:val="left"/>
      <w:pPr>
        <w:tabs>
          <w:tab w:val="num" w:pos="1560"/>
        </w:tabs>
        <w:ind w:left="1560" w:hanging="709"/>
      </w:pPr>
      <w:rPr>
        <w:rFonts w:cs="Times New Roman"/>
      </w:rPr>
    </w:lvl>
    <w:lvl w:ilvl="1">
      <w:start w:val="1"/>
      <w:numFmt w:val="lowerLetter"/>
      <w:pStyle w:val="ListNumber1Level2"/>
      <w:lvlText w:val="(%2)"/>
      <w:lvlJc w:val="left"/>
      <w:pPr>
        <w:tabs>
          <w:tab w:val="num" w:pos="2268"/>
        </w:tabs>
        <w:ind w:left="2268" w:hanging="708"/>
      </w:pPr>
      <w:rPr>
        <w:rFonts w:cs="Times New Roman"/>
      </w:rPr>
    </w:lvl>
    <w:lvl w:ilvl="2">
      <w:start w:val="1"/>
      <w:numFmt w:val="bullet"/>
      <w:pStyle w:val="ListNumber1Level3"/>
      <w:lvlText w:val="–"/>
      <w:lvlJc w:val="left"/>
      <w:pPr>
        <w:tabs>
          <w:tab w:val="num" w:pos="2977"/>
        </w:tabs>
        <w:ind w:left="2977" w:hanging="709"/>
      </w:pPr>
      <w:rPr>
        <w:rFonts w:ascii="Times New Roman" w:hAnsi="Times New Roman"/>
      </w:rPr>
    </w:lvl>
    <w:lvl w:ilvl="3">
      <w:start w:val="1"/>
      <w:numFmt w:val="bullet"/>
      <w:pStyle w:val="ListNumber1Level4"/>
      <w:lvlText w:val=""/>
      <w:lvlJc w:val="left"/>
      <w:pPr>
        <w:tabs>
          <w:tab w:val="num" w:pos="3686"/>
        </w:tabs>
        <w:ind w:left="3686" w:hanging="709"/>
      </w:pPr>
      <w:rPr>
        <w:rFonts w:ascii="Symbol" w:hAnsi="Symbol" w:hint="default"/>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92" w15:restartNumberingAfterBreak="0">
    <w:nsid w:val="7A8D4BD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7AC815CA"/>
    <w:multiLevelType w:val="multilevel"/>
    <w:tmpl w:val="7980C05A"/>
    <w:styleLink w:val="SpacedBullets"/>
    <w:lvl w:ilvl="0">
      <w:start w:val="1"/>
      <w:numFmt w:val="bullet"/>
      <w:lvlText w:val=""/>
      <w:lvlJc w:val="left"/>
      <w:pPr>
        <w:tabs>
          <w:tab w:val="num" w:pos="720"/>
        </w:tabs>
        <w:ind w:left="720" w:hanging="360"/>
      </w:pPr>
      <w:rPr>
        <w:rFonts w:ascii="Wingdings" w:hAnsi="Wingdings"/>
        <w:color w:val="000000"/>
      </w:rPr>
    </w:lvl>
    <w:lvl w:ilvl="1">
      <w:start w:val="1"/>
      <w:numFmt w:val="bullet"/>
      <w:lvlText w:val=""/>
      <w:lvlJc w:val="left"/>
      <w:pPr>
        <w:tabs>
          <w:tab w:val="num" w:pos="1440"/>
        </w:tabs>
        <w:ind w:left="1440" w:hanging="360"/>
      </w:pPr>
      <w:rPr>
        <w:rFonts w:ascii="Wingdings" w:hAnsi="Wingdings" w:hint="default"/>
      </w:rPr>
    </w:lvl>
    <w:lvl w:ilvl="2">
      <w:start w:val="1"/>
      <w:numFmt w:val="lowerLetter"/>
      <w:lvlText w:val="(%3)"/>
      <w:lvlJc w:val="left"/>
      <w:pPr>
        <w:tabs>
          <w:tab w:val="num" w:pos="2340"/>
        </w:tabs>
        <w:ind w:left="2340" w:hanging="360"/>
      </w:pPr>
      <w:rPr>
        <w:rFonts w:cs="Times New Roman" w:hint="default"/>
      </w:rPr>
    </w:lvl>
    <w:lvl w:ilvl="3">
      <w:numFmt w:val="bullet"/>
      <w:lvlText w:val="-"/>
      <w:lvlJc w:val="left"/>
      <w:pPr>
        <w:tabs>
          <w:tab w:val="num" w:pos="2880"/>
        </w:tabs>
        <w:ind w:left="2880" w:hanging="360"/>
      </w:pPr>
      <w:rPr>
        <w:rFonts w:ascii="Arial" w:eastAsia="Times New Roman" w:hAnsi="Arial"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94" w15:restartNumberingAfterBreak="0">
    <w:nsid w:val="7BE731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7C966381"/>
    <w:multiLevelType w:val="multilevel"/>
    <w:tmpl w:val="72883572"/>
    <w:lvl w:ilvl="0">
      <w:start w:val="1"/>
      <w:numFmt w:val="decimal"/>
      <w:lvlRestart w:val="0"/>
      <w:lvlText w:val="%1."/>
      <w:lvlJc w:val="left"/>
      <w:pPr>
        <w:tabs>
          <w:tab w:val="num" w:pos="850"/>
        </w:tabs>
        <w:ind w:left="850" w:hanging="850"/>
      </w:pPr>
      <w:rPr>
        <w:rFonts w:cs="Times New Roman"/>
        <w:b w:val="0"/>
      </w:rPr>
    </w:lvl>
    <w:lvl w:ilvl="1">
      <w:start w:val="1"/>
      <w:numFmt w:val="decimal"/>
      <w:pStyle w:val="ListNumberLevel2"/>
      <w:lvlText w:val="%1.%2."/>
      <w:lvlJc w:val="left"/>
      <w:pPr>
        <w:tabs>
          <w:tab w:val="num" w:pos="850"/>
        </w:tabs>
        <w:ind w:left="850" w:hanging="850"/>
      </w:pPr>
      <w:rPr>
        <w:rFonts w:cs="Times New Roman"/>
      </w:rPr>
    </w:lvl>
    <w:lvl w:ilvl="2">
      <w:start w:val="1"/>
      <w:numFmt w:val="lowerRoman"/>
      <w:lvlText w:val="%3."/>
      <w:lvlJc w:val="right"/>
      <w:pPr>
        <w:tabs>
          <w:tab w:val="num" w:pos="360"/>
        </w:tabs>
        <w:ind w:left="360" w:hanging="36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96" w15:restartNumberingAfterBreak="0">
    <w:nsid w:val="7F4415E6"/>
    <w:multiLevelType w:val="hybridMultilevel"/>
    <w:tmpl w:val="B9F212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38"/>
  </w:num>
  <w:num w:numId="5">
    <w:abstractNumId w:val="61"/>
  </w:num>
  <w:num w:numId="6">
    <w:abstractNumId w:val="74"/>
  </w:num>
  <w:num w:numId="7">
    <w:abstractNumId w:val="75"/>
  </w:num>
  <w:num w:numId="8">
    <w:abstractNumId w:val="95"/>
  </w:num>
  <w:num w:numId="9">
    <w:abstractNumId w:val="91"/>
  </w:num>
  <w:num w:numId="10">
    <w:abstractNumId w:val="9"/>
  </w:num>
  <w:num w:numId="11">
    <w:abstractNumId w:val="44"/>
  </w:num>
  <w:num w:numId="12">
    <w:abstractNumId w:val="8"/>
  </w:num>
  <w:num w:numId="13">
    <w:abstractNumId w:val="93"/>
  </w:num>
  <w:num w:numId="14">
    <w:abstractNumId w:val="51"/>
  </w:num>
  <w:num w:numId="15">
    <w:abstractNumId w:val="63"/>
  </w:num>
  <w:num w:numId="16">
    <w:abstractNumId w:val="27"/>
  </w:num>
  <w:num w:numId="17">
    <w:abstractNumId w:val="34"/>
  </w:num>
  <w:num w:numId="18">
    <w:abstractNumId w:val="48"/>
  </w:num>
  <w:num w:numId="19">
    <w:abstractNumId w:val="73"/>
  </w:num>
  <w:num w:numId="20">
    <w:abstractNumId w:val="80"/>
  </w:num>
  <w:num w:numId="21">
    <w:abstractNumId w:val="7"/>
  </w:num>
  <w:num w:numId="22">
    <w:abstractNumId w:val="5"/>
  </w:num>
  <w:num w:numId="23">
    <w:abstractNumId w:val="41"/>
  </w:num>
  <w:num w:numId="24">
    <w:abstractNumId w:val="6"/>
  </w:num>
  <w:num w:numId="2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29"/>
  </w:num>
  <w:num w:numId="28">
    <w:abstractNumId w:val="32"/>
  </w:num>
  <w:num w:numId="29">
    <w:abstractNumId w:val="70"/>
  </w:num>
  <w:num w:numId="30">
    <w:abstractNumId w:val="49"/>
  </w:num>
  <w:num w:numId="31">
    <w:abstractNumId w:val="55"/>
  </w:num>
  <w:num w:numId="32">
    <w:abstractNumId w:val="12"/>
  </w:num>
  <w:num w:numId="33">
    <w:abstractNumId w:val="35"/>
  </w:num>
  <w:num w:numId="34">
    <w:abstractNumId w:val="86"/>
  </w:num>
  <w:num w:numId="35">
    <w:abstractNumId w:val="39"/>
  </w:num>
  <w:num w:numId="36">
    <w:abstractNumId w:val="43"/>
  </w:num>
  <w:num w:numId="37">
    <w:abstractNumId w:val="11"/>
  </w:num>
  <w:num w:numId="38">
    <w:abstractNumId w:val="17"/>
  </w:num>
  <w:num w:numId="39">
    <w:abstractNumId w:val="24"/>
  </w:num>
  <w:num w:numId="40">
    <w:abstractNumId w:val="22"/>
  </w:num>
  <w:num w:numId="41">
    <w:abstractNumId w:val="56"/>
  </w:num>
  <w:num w:numId="42">
    <w:abstractNumId w:val="60"/>
  </w:num>
  <w:num w:numId="43">
    <w:abstractNumId w:val="57"/>
  </w:num>
  <w:num w:numId="44">
    <w:abstractNumId w:val="90"/>
  </w:num>
  <w:num w:numId="45">
    <w:abstractNumId w:val="20"/>
  </w:num>
  <w:num w:numId="46">
    <w:abstractNumId w:val="50"/>
  </w:num>
  <w:num w:numId="47">
    <w:abstractNumId w:val="83"/>
  </w:num>
  <w:num w:numId="48">
    <w:abstractNumId w:val="47"/>
  </w:num>
  <w:num w:numId="49">
    <w:abstractNumId w:val="59"/>
  </w:num>
  <w:num w:numId="50">
    <w:abstractNumId w:val="78"/>
  </w:num>
  <w:num w:numId="51">
    <w:abstractNumId w:val="78"/>
    <w:lvlOverride w:ilvl="0">
      <w:startOverride w:val="1"/>
    </w:lvlOverride>
  </w:num>
  <w:num w:numId="52">
    <w:abstractNumId w:val="42"/>
  </w:num>
  <w:num w:numId="53">
    <w:abstractNumId w:val="4"/>
  </w:num>
  <w:num w:numId="54">
    <w:abstractNumId w:val="31"/>
  </w:num>
  <w:num w:numId="55">
    <w:abstractNumId w:val="67"/>
  </w:num>
  <w:num w:numId="56">
    <w:abstractNumId w:val="92"/>
  </w:num>
  <w:num w:numId="57">
    <w:abstractNumId w:val="81"/>
  </w:num>
  <w:num w:numId="58">
    <w:abstractNumId w:val="52"/>
  </w:num>
  <w:num w:numId="59">
    <w:abstractNumId w:val="37"/>
  </w:num>
  <w:num w:numId="60">
    <w:abstractNumId w:val="10"/>
  </w:num>
  <w:num w:numId="61">
    <w:abstractNumId w:val="89"/>
  </w:num>
  <w:num w:numId="62">
    <w:abstractNumId w:val="25"/>
  </w:num>
  <w:num w:numId="63">
    <w:abstractNumId w:val="71"/>
  </w:num>
  <w:num w:numId="64">
    <w:abstractNumId w:val="16"/>
  </w:num>
  <w:num w:numId="65">
    <w:abstractNumId w:val="64"/>
  </w:num>
  <w:num w:numId="66">
    <w:abstractNumId w:val="76"/>
  </w:num>
  <w:num w:numId="67">
    <w:abstractNumId w:val="15"/>
  </w:num>
  <w:num w:numId="68">
    <w:abstractNumId w:val="68"/>
  </w:num>
  <w:num w:numId="69">
    <w:abstractNumId w:val="13"/>
  </w:num>
  <w:num w:numId="70">
    <w:abstractNumId w:val="23"/>
  </w:num>
  <w:num w:numId="71">
    <w:abstractNumId w:val="72"/>
  </w:num>
  <w:num w:numId="72">
    <w:abstractNumId w:val="30"/>
  </w:num>
  <w:num w:numId="73">
    <w:abstractNumId w:val="77"/>
  </w:num>
  <w:num w:numId="74">
    <w:abstractNumId w:val="94"/>
  </w:num>
  <w:num w:numId="75">
    <w:abstractNumId w:val="54"/>
  </w:num>
  <w:num w:numId="76">
    <w:abstractNumId w:val="41"/>
  </w:num>
  <w:num w:numId="77">
    <w:abstractNumId w:val="87"/>
  </w:num>
  <w:num w:numId="78">
    <w:abstractNumId w:val="79"/>
  </w:num>
  <w:num w:numId="79">
    <w:abstractNumId w:val="21"/>
  </w:num>
  <w:num w:numId="80">
    <w:abstractNumId w:val="84"/>
  </w:num>
  <w:num w:numId="8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4"/>
  </w:num>
  <w:num w:numId="83">
    <w:abstractNumId w:val="26"/>
  </w:num>
  <w:num w:numId="84">
    <w:abstractNumId w:val="18"/>
  </w:num>
  <w:num w:numId="85">
    <w:abstractNumId w:val="33"/>
  </w:num>
  <w:num w:numId="86">
    <w:abstractNumId w:val="58"/>
  </w:num>
  <w:num w:numId="8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85"/>
  </w:num>
  <w:num w:numId="89">
    <w:abstractNumId w:val="88"/>
  </w:num>
  <w:num w:numId="90">
    <w:abstractNumId w:val="28"/>
  </w:num>
  <w:num w:numId="91">
    <w:abstractNumId w:val="36"/>
  </w:num>
  <w:num w:numId="92">
    <w:abstractNumId w:val="66"/>
  </w:num>
  <w:num w:numId="93">
    <w:abstractNumId w:val="69"/>
  </w:num>
  <w:num w:numId="94">
    <w:abstractNumId w:val="3"/>
  </w:num>
  <w:num w:numId="95">
    <w:abstractNumId w:val="65"/>
  </w:num>
  <w:num w:numId="96">
    <w:abstractNumId w:val="96"/>
  </w:num>
  <w:num w:numId="97">
    <w:abstractNumId w:val="40"/>
  </w:num>
  <w:num w:numId="98">
    <w:abstractNumId w:val="62"/>
  </w:num>
  <w:num w:numId="99">
    <w:abstractNumId w:val="45"/>
  </w:num>
  <w:num w:numId="100">
    <w:abstractNumId w:val="82"/>
  </w:num>
  <w:numIdMacAtCleanup w:val="9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urani, Arvind">
    <w15:presenceInfo w15:providerId="AD" w15:userId="S-1-5-21-1967852569-226447694-1543859470-221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340"/>
    <w:rsid w:val="00001C28"/>
    <w:rsid w:val="000027B0"/>
    <w:rsid w:val="000036A7"/>
    <w:rsid w:val="0000515F"/>
    <w:rsid w:val="0000533E"/>
    <w:rsid w:val="00005990"/>
    <w:rsid w:val="0000657A"/>
    <w:rsid w:val="00006F52"/>
    <w:rsid w:val="00007026"/>
    <w:rsid w:val="00011FDF"/>
    <w:rsid w:val="00012113"/>
    <w:rsid w:val="00013CDD"/>
    <w:rsid w:val="00015504"/>
    <w:rsid w:val="000156B3"/>
    <w:rsid w:val="00017626"/>
    <w:rsid w:val="000200B2"/>
    <w:rsid w:val="0002189D"/>
    <w:rsid w:val="00024473"/>
    <w:rsid w:val="00025648"/>
    <w:rsid w:val="00025DC6"/>
    <w:rsid w:val="00032753"/>
    <w:rsid w:val="00035576"/>
    <w:rsid w:val="00037C2A"/>
    <w:rsid w:val="00040B18"/>
    <w:rsid w:val="000415A2"/>
    <w:rsid w:val="00042B88"/>
    <w:rsid w:val="000447A8"/>
    <w:rsid w:val="00050F53"/>
    <w:rsid w:val="000516E3"/>
    <w:rsid w:val="00051FE9"/>
    <w:rsid w:val="000533CA"/>
    <w:rsid w:val="00055974"/>
    <w:rsid w:val="000577F3"/>
    <w:rsid w:val="000644B1"/>
    <w:rsid w:val="000649B8"/>
    <w:rsid w:val="00065EDE"/>
    <w:rsid w:val="00067615"/>
    <w:rsid w:val="0006797A"/>
    <w:rsid w:val="00067C86"/>
    <w:rsid w:val="00067D07"/>
    <w:rsid w:val="00067F80"/>
    <w:rsid w:val="00070764"/>
    <w:rsid w:val="00074F00"/>
    <w:rsid w:val="00075AA4"/>
    <w:rsid w:val="000763E3"/>
    <w:rsid w:val="00076A93"/>
    <w:rsid w:val="0007724D"/>
    <w:rsid w:val="00077EF7"/>
    <w:rsid w:val="0008295B"/>
    <w:rsid w:val="00082A1E"/>
    <w:rsid w:val="00087751"/>
    <w:rsid w:val="0008780A"/>
    <w:rsid w:val="00087ED7"/>
    <w:rsid w:val="0009030B"/>
    <w:rsid w:val="00090FE7"/>
    <w:rsid w:val="000948E0"/>
    <w:rsid w:val="0009635D"/>
    <w:rsid w:val="000A11A8"/>
    <w:rsid w:val="000A1394"/>
    <w:rsid w:val="000B0DA1"/>
    <w:rsid w:val="000B12D4"/>
    <w:rsid w:val="000B162E"/>
    <w:rsid w:val="000B1AAB"/>
    <w:rsid w:val="000B3F34"/>
    <w:rsid w:val="000B6F65"/>
    <w:rsid w:val="000C0768"/>
    <w:rsid w:val="000C0BF5"/>
    <w:rsid w:val="000C146F"/>
    <w:rsid w:val="000C41E1"/>
    <w:rsid w:val="000C6562"/>
    <w:rsid w:val="000D07C2"/>
    <w:rsid w:val="000D159C"/>
    <w:rsid w:val="000D23EE"/>
    <w:rsid w:val="000D4160"/>
    <w:rsid w:val="000D643F"/>
    <w:rsid w:val="000D73ED"/>
    <w:rsid w:val="000D7857"/>
    <w:rsid w:val="000D7B64"/>
    <w:rsid w:val="000E0861"/>
    <w:rsid w:val="000E323D"/>
    <w:rsid w:val="000E6830"/>
    <w:rsid w:val="000E742C"/>
    <w:rsid w:val="000F0CC4"/>
    <w:rsid w:val="000F122A"/>
    <w:rsid w:val="000F280C"/>
    <w:rsid w:val="000F288C"/>
    <w:rsid w:val="000F33A5"/>
    <w:rsid w:val="000F4560"/>
    <w:rsid w:val="000F67E1"/>
    <w:rsid w:val="000F6C6F"/>
    <w:rsid w:val="000F6F7A"/>
    <w:rsid w:val="00102090"/>
    <w:rsid w:val="00103423"/>
    <w:rsid w:val="001044E4"/>
    <w:rsid w:val="00106093"/>
    <w:rsid w:val="001060D8"/>
    <w:rsid w:val="00106476"/>
    <w:rsid w:val="00110823"/>
    <w:rsid w:val="0011086C"/>
    <w:rsid w:val="00110D5F"/>
    <w:rsid w:val="00110EEA"/>
    <w:rsid w:val="00111CC6"/>
    <w:rsid w:val="00113264"/>
    <w:rsid w:val="00114321"/>
    <w:rsid w:val="00114F1D"/>
    <w:rsid w:val="0011577C"/>
    <w:rsid w:val="00116547"/>
    <w:rsid w:val="0011686D"/>
    <w:rsid w:val="00117462"/>
    <w:rsid w:val="00120F45"/>
    <w:rsid w:val="00123FB8"/>
    <w:rsid w:val="001248CB"/>
    <w:rsid w:val="0012526C"/>
    <w:rsid w:val="00125E5C"/>
    <w:rsid w:val="00130EED"/>
    <w:rsid w:val="00131410"/>
    <w:rsid w:val="0013199E"/>
    <w:rsid w:val="00131F7F"/>
    <w:rsid w:val="001342CA"/>
    <w:rsid w:val="001346D4"/>
    <w:rsid w:val="00134AC8"/>
    <w:rsid w:val="00135B7B"/>
    <w:rsid w:val="00142C18"/>
    <w:rsid w:val="00143385"/>
    <w:rsid w:val="00143ED2"/>
    <w:rsid w:val="00144C14"/>
    <w:rsid w:val="00151096"/>
    <w:rsid w:val="00152E64"/>
    <w:rsid w:val="0015380C"/>
    <w:rsid w:val="00155A25"/>
    <w:rsid w:val="001562AC"/>
    <w:rsid w:val="00156C80"/>
    <w:rsid w:val="00160421"/>
    <w:rsid w:val="001617C7"/>
    <w:rsid w:val="00161C77"/>
    <w:rsid w:val="001666BC"/>
    <w:rsid w:val="00167E5C"/>
    <w:rsid w:val="0017012D"/>
    <w:rsid w:val="001712F8"/>
    <w:rsid w:val="001732FB"/>
    <w:rsid w:val="001745A6"/>
    <w:rsid w:val="00175897"/>
    <w:rsid w:val="0018069B"/>
    <w:rsid w:val="00180A1E"/>
    <w:rsid w:val="00180B7D"/>
    <w:rsid w:val="00182818"/>
    <w:rsid w:val="001841DF"/>
    <w:rsid w:val="001852DC"/>
    <w:rsid w:val="00190EDD"/>
    <w:rsid w:val="0019125B"/>
    <w:rsid w:val="00192B94"/>
    <w:rsid w:val="00194287"/>
    <w:rsid w:val="00195C04"/>
    <w:rsid w:val="00196EE6"/>
    <w:rsid w:val="00197784"/>
    <w:rsid w:val="001A121F"/>
    <w:rsid w:val="001A2B1F"/>
    <w:rsid w:val="001A38DC"/>
    <w:rsid w:val="001A5422"/>
    <w:rsid w:val="001A586D"/>
    <w:rsid w:val="001A5C9A"/>
    <w:rsid w:val="001A723C"/>
    <w:rsid w:val="001B03A1"/>
    <w:rsid w:val="001B0C43"/>
    <w:rsid w:val="001B1D47"/>
    <w:rsid w:val="001B37BE"/>
    <w:rsid w:val="001B6AE7"/>
    <w:rsid w:val="001B78A2"/>
    <w:rsid w:val="001B79AA"/>
    <w:rsid w:val="001B7FC9"/>
    <w:rsid w:val="001C1314"/>
    <w:rsid w:val="001C1BC7"/>
    <w:rsid w:val="001D0290"/>
    <w:rsid w:val="001D21BE"/>
    <w:rsid w:val="001D2678"/>
    <w:rsid w:val="001D5AF6"/>
    <w:rsid w:val="001E048B"/>
    <w:rsid w:val="001E1790"/>
    <w:rsid w:val="001E2499"/>
    <w:rsid w:val="001E35A3"/>
    <w:rsid w:val="001E4FBD"/>
    <w:rsid w:val="001E6D09"/>
    <w:rsid w:val="001E7A9A"/>
    <w:rsid w:val="001E7C4B"/>
    <w:rsid w:val="001F0826"/>
    <w:rsid w:val="001F139A"/>
    <w:rsid w:val="001F1D53"/>
    <w:rsid w:val="001F5507"/>
    <w:rsid w:val="001F5873"/>
    <w:rsid w:val="002001DC"/>
    <w:rsid w:val="00203D5F"/>
    <w:rsid w:val="00204EE8"/>
    <w:rsid w:val="00205773"/>
    <w:rsid w:val="00207417"/>
    <w:rsid w:val="00207A25"/>
    <w:rsid w:val="00207D0F"/>
    <w:rsid w:val="00210401"/>
    <w:rsid w:val="00210A67"/>
    <w:rsid w:val="00210A7D"/>
    <w:rsid w:val="002134F5"/>
    <w:rsid w:val="002138DB"/>
    <w:rsid w:val="00213C8E"/>
    <w:rsid w:val="00215898"/>
    <w:rsid w:val="00217C29"/>
    <w:rsid w:val="00217DAB"/>
    <w:rsid w:val="00220465"/>
    <w:rsid w:val="00220B5E"/>
    <w:rsid w:val="00221F21"/>
    <w:rsid w:val="00223C03"/>
    <w:rsid w:val="00225089"/>
    <w:rsid w:val="0022545E"/>
    <w:rsid w:val="002257B5"/>
    <w:rsid w:val="00231ABF"/>
    <w:rsid w:val="00232D14"/>
    <w:rsid w:val="00236CF8"/>
    <w:rsid w:val="00237B95"/>
    <w:rsid w:val="002432F0"/>
    <w:rsid w:val="002447A2"/>
    <w:rsid w:val="00245831"/>
    <w:rsid w:val="00245F3D"/>
    <w:rsid w:val="00246B38"/>
    <w:rsid w:val="002508C3"/>
    <w:rsid w:val="00251BD5"/>
    <w:rsid w:val="00252226"/>
    <w:rsid w:val="0025376E"/>
    <w:rsid w:val="00253B23"/>
    <w:rsid w:val="00257B54"/>
    <w:rsid w:val="00257C06"/>
    <w:rsid w:val="00264FD6"/>
    <w:rsid w:val="00265C31"/>
    <w:rsid w:val="0026696E"/>
    <w:rsid w:val="00266C7C"/>
    <w:rsid w:val="00266FF7"/>
    <w:rsid w:val="00272479"/>
    <w:rsid w:val="0027298D"/>
    <w:rsid w:val="0027491A"/>
    <w:rsid w:val="00276F73"/>
    <w:rsid w:val="00282AC6"/>
    <w:rsid w:val="00285E90"/>
    <w:rsid w:val="00286698"/>
    <w:rsid w:val="00291DCA"/>
    <w:rsid w:val="00291E7D"/>
    <w:rsid w:val="00294CB6"/>
    <w:rsid w:val="002962C5"/>
    <w:rsid w:val="00296F7A"/>
    <w:rsid w:val="002A017D"/>
    <w:rsid w:val="002A0B6D"/>
    <w:rsid w:val="002A1C61"/>
    <w:rsid w:val="002A1F85"/>
    <w:rsid w:val="002A31A2"/>
    <w:rsid w:val="002A599E"/>
    <w:rsid w:val="002A6A47"/>
    <w:rsid w:val="002A6F2A"/>
    <w:rsid w:val="002B185F"/>
    <w:rsid w:val="002B2AD6"/>
    <w:rsid w:val="002B4A49"/>
    <w:rsid w:val="002B535B"/>
    <w:rsid w:val="002B635D"/>
    <w:rsid w:val="002B676B"/>
    <w:rsid w:val="002B7B3F"/>
    <w:rsid w:val="002C0AFB"/>
    <w:rsid w:val="002C1FBC"/>
    <w:rsid w:val="002C3EFC"/>
    <w:rsid w:val="002D029B"/>
    <w:rsid w:val="002D1216"/>
    <w:rsid w:val="002D185F"/>
    <w:rsid w:val="002D24BA"/>
    <w:rsid w:val="002D40D4"/>
    <w:rsid w:val="002D4F00"/>
    <w:rsid w:val="002D50BA"/>
    <w:rsid w:val="002D56E8"/>
    <w:rsid w:val="002D6B00"/>
    <w:rsid w:val="002D6FB9"/>
    <w:rsid w:val="002D74F4"/>
    <w:rsid w:val="002E0172"/>
    <w:rsid w:val="002E5DA7"/>
    <w:rsid w:val="002E7F48"/>
    <w:rsid w:val="002F1C56"/>
    <w:rsid w:val="002F4083"/>
    <w:rsid w:val="00301323"/>
    <w:rsid w:val="003026F1"/>
    <w:rsid w:val="00302939"/>
    <w:rsid w:val="003042E9"/>
    <w:rsid w:val="003050BE"/>
    <w:rsid w:val="00310F10"/>
    <w:rsid w:val="00310FC2"/>
    <w:rsid w:val="0031401E"/>
    <w:rsid w:val="00314C3D"/>
    <w:rsid w:val="00316E60"/>
    <w:rsid w:val="003201FD"/>
    <w:rsid w:val="00322D3D"/>
    <w:rsid w:val="00322DB7"/>
    <w:rsid w:val="003243D5"/>
    <w:rsid w:val="00327316"/>
    <w:rsid w:val="00327E41"/>
    <w:rsid w:val="0033046B"/>
    <w:rsid w:val="003311F4"/>
    <w:rsid w:val="0033172D"/>
    <w:rsid w:val="00331EBE"/>
    <w:rsid w:val="0033357F"/>
    <w:rsid w:val="00337308"/>
    <w:rsid w:val="00337A3D"/>
    <w:rsid w:val="00340668"/>
    <w:rsid w:val="00341817"/>
    <w:rsid w:val="00343289"/>
    <w:rsid w:val="00344ACF"/>
    <w:rsid w:val="003477C8"/>
    <w:rsid w:val="00350DEF"/>
    <w:rsid w:val="0035214D"/>
    <w:rsid w:val="00352DF2"/>
    <w:rsid w:val="0035408A"/>
    <w:rsid w:val="00355451"/>
    <w:rsid w:val="00355801"/>
    <w:rsid w:val="00355E6D"/>
    <w:rsid w:val="00356F16"/>
    <w:rsid w:val="00360C61"/>
    <w:rsid w:val="003616DB"/>
    <w:rsid w:val="00361DC2"/>
    <w:rsid w:val="00365842"/>
    <w:rsid w:val="00366704"/>
    <w:rsid w:val="00370F8E"/>
    <w:rsid w:val="00371A7B"/>
    <w:rsid w:val="00372568"/>
    <w:rsid w:val="00374611"/>
    <w:rsid w:val="00376B57"/>
    <w:rsid w:val="00377206"/>
    <w:rsid w:val="003773D6"/>
    <w:rsid w:val="00380DB0"/>
    <w:rsid w:val="00381E2B"/>
    <w:rsid w:val="00382BB9"/>
    <w:rsid w:val="00383EF3"/>
    <w:rsid w:val="00384B8D"/>
    <w:rsid w:val="0038507F"/>
    <w:rsid w:val="00385539"/>
    <w:rsid w:val="003904F0"/>
    <w:rsid w:val="00390B36"/>
    <w:rsid w:val="00390FD6"/>
    <w:rsid w:val="00391504"/>
    <w:rsid w:val="00393782"/>
    <w:rsid w:val="00395A2D"/>
    <w:rsid w:val="003A362B"/>
    <w:rsid w:val="003A5004"/>
    <w:rsid w:val="003A533A"/>
    <w:rsid w:val="003A77E6"/>
    <w:rsid w:val="003A7B91"/>
    <w:rsid w:val="003A7DF8"/>
    <w:rsid w:val="003B2D45"/>
    <w:rsid w:val="003B37C0"/>
    <w:rsid w:val="003B5C13"/>
    <w:rsid w:val="003B68BC"/>
    <w:rsid w:val="003B68FD"/>
    <w:rsid w:val="003B74F6"/>
    <w:rsid w:val="003B7589"/>
    <w:rsid w:val="003C24C6"/>
    <w:rsid w:val="003C2A7E"/>
    <w:rsid w:val="003C50D5"/>
    <w:rsid w:val="003C7DE5"/>
    <w:rsid w:val="003D0876"/>
    <w:rsid w:val="003D0F26"/>
    <w:rsid w:val="003D1FAE"/>
    <w:rsid w:val="003D2666"/>
    <w:rsid w:val="003D2CB0"/>
    <w:rsid w:val="003D36B3"/>
    <w:rsid w:val="003D5217"/>
    <w:rsid w:val="003D5767"/>
    <w:rsid w:val="003D7B9D"/>
    <w:rsid w:val="003E12EF"/>
    <w:rsid w:val="003E2BE3"/>
    <w:rsid w:val="003E7F91"/>
    <w:rsid w:val="003F0D91"/>
    <w:rsid w:val="003F3419"/>
    <w:rsid w:val="003F3E54"/>
    <w:rsid w:val="003F53DB"/>
    <w:rsid w:val="003F6042"/>
    <w:rsid w:val="003F638A"/>
    <w:rsid w:val="00402D9C"/>
    <w:rsid w:val="00406B92"/>
    <w:rsid w:val="00406FAB"/>
    <w:rsid w:val="0041337A"/>
    <w:rsid w:val="00414D53"/>
    <w:rsid w:val="00415741"/>
    <w:rsid w:val="0041737A"/>
    <w:rsid w:val="00420417"/>
    <w:rsid w:val="00420A2F"/>
    <w:rsid w:val="0042606A"/>
    <w:rsid w:val="00427231"/>
    <w:rsid w:val="00427949"/>
    <w:rsid w:val="00431D65"/>
    <w:rsid w:val="004336CC"/>
    <w:rsid w:val="004359C0"/>
    <w:rsid w:val="004360DD"/>
    <w:rsid w:val="00437B2E"/>
    <w:rsid w:val="0044078B"/>
    <w:rsid w:val="00441D20"/>
    <w:rsid w:val="00442827"/>
    <w:rsid w:val="00445A22"/>
    <w:rsid w:val="0044642A"/>
    <w:rsid w:val="004472A3"/>
    <w:rsid w:val="004473DC"/>
    <w:rsid w:val="004511F1"/>
    <w:rsid w:val="00452820"/>
    <w:rsid w:val="0045372B"/>
    <w:rsid w:val="004549D2"/>
    <w:rsid w:val="00455379"/>
    <w:rsid w:val="00460C7B"/>
    <w:rsid w:val="00460C8D"/>
    <w:rsid w:val="00461640"/>
    <w:rsid w:val="00462029"/>
    <w:rsid w:val="00464548"/>
    <w:rsid w:val="00464BE4"/>
    <w:rsid w:val="00464F82"/>
    <w:rsid w:val="00466273"/>
    <w:rsid w:val="00472E6B"/>
    <w:rsid w:val="00473719"/>
    <w:rsid w:val="004739B8"/>
    <w:rsid w:val="004750F8"/>
    <w:rsid w:val="004753EF"/>
    <w:rsid w:val="00483587"/>
    <w:rsid w:val="00485618"/>
    <w:rsid w:val="00485914"/>
    <w:rsid w:val="0048698A"/>
    <w:rsid w:val="004871F7"/>
    <w:rsid w:val="0049071B"/>
    <w:rsid w:val="004963B3"/>
    <w:rsid w:val="0049653A"/>
    <w:rsid w:val="00496969"/>
    <w:rsid w:val="004A1514"/>
    <w:rsid w:val="004A3213"/>
    <w:rsid w:val="004A3A61"/>
    <w:rsid w:val="004A7DF3"/>
    <w:rsid w:val="004B100B"/>
    <w:rsid w:val="004B1EFE"/>
    <w:rsid w:val="004B2016"/>
    <w:rsid w:val="004B337D"/>
    <w:rsid w:val="004B58E1"/>
    <w:rsid w:val="004B69C4"/>
    <w:rsid w:val="004B7E01"/>
    <w:rsid w:val="004C012C"/>
    <w:rsid w:val="004C33B2"/>
    <w:rsid w:val="004C3EEC"/>
    <w:rsid w:val="004D0FE9"/>
    <w:rsid w:val="004D308E"/>
    <w:rsid w:val="004D31A7"/>
    <w:rsid w:val="004D327D"/>
    <w:rsid w:val="004D4540"/>
    <w:rsid w:val="004D46A7"/>
    <w:rsid w:val="004D48B1"/>
    <w:rsid w:val="004D4B69"/>
    <w:rsid w:val="004D4D34"/>
    <w:rsid w:val="004D7616"/>
    <w:rsid w:val="004E0519"/>
    <w:rsid w:val="004E1E89"/>
    <w:rsid w:val="004E2A2B"/>
    <w:rsid w:val="004E2D0D"/>
    <w:rsid w:val="004E3063"/>
    <w:rsid w:val="004E393F"/>
    <w:rsid w:val="004E48D3"/>
    <w:rsid w:val="004E5A8C"/>
    <w:rsid w:val="004F2E18"/>
    <w:rsid w:val="004F4DC7"/>
    <w:rsid w:val="004F569F"/>
    <w:rsid w:val="004F599D"/>
    <w:rsid w:val="004F6B19"/>
    <w:rsid w:val="004F788B"/>
    <w:rsid w:val="005052D0"/>
    <w:rsid w:val="0050571F"/>
    <w:rsid w:val="00506E0E"/>
    <w:rsid w:val="00507365"/>
    <w:rsid w:val="00510777"/>
    <w:rsid w:val="00510B39"/>
    <w:rsid w:val="00512408"/>
    <w:rsid w:val="005128EE"/>
    <w:rsid w:val="00516142"/>
    <w:rsid w:val="00521214"/>
    <w:rsid w:val="00521E9E"/>
    <w:rsid w:val="0052216D"/>
    <w:rsid w:val="0052403A"/>
    <w:rsid w:val="00531A30"/>
    <w:rsid w:val="0053256C"/>
    <w:rsid w:val="0053263F"/>
    <w:rsid w:val="00533B59"/>
    <w:rsid w:val="00534A85"/>
    <w:rsid w:val="005359E0"/>
    <w:rsid w:val="00537EAA"/>
    <w:rsid w:val="00537EB2"/>
    <w:rsid w:val="00537EF8"/>
    <w:rsid w:val="00540987"/>
    <w:rsid w:val="00541B94"/>
    <w:rsid w:val="005431FD"/>
    <w:rsid w:val="00543231"/>
    <w:rsid w:val="00543460"/>
    <w:rsid w:val="00543D28"/>
    <w:rsid w:val="00545516"/>
    <w:rsid w:val="00545959"/>
    <w:rsid w:val="005459CE"/>
    <w:rsid w:val="005462FD"/>
    <w:rsid w:val="005508B5"/>
    <w:rsid w:val="0055137B"/>
    <w:rsid w:val="005525CD"/>
    <w:rsid w:val="00552F25"/>
    <w:rsid w:val="005530AE"/>
    <w:rsid w:val="00553BBD"/>
    <w:rsid w:val="00554129"/>
    <w:rsid w:val="00561AC9"/>
    <w:rsid w:val="00562CFB"/>
    <w:rsid w:val="005647F4"/>
    <w:rsid w:val="005665C5"/>
    <w:rsid w:val="00572296"/>
    <w:rsid w:val="00572E8A"/>
    <w:rsid w:val="005737D4"/>
    <w:rsid w:val="00574E1F"/>
    <w:rsid w:val="0057711C"/>
    <w:rsid w:val="005800DC"/>
    <w:rsid w:val="00580C62"/>
    <w:rsid w:val="00582F2E"/>
    <w:rsid w:val="00583104"/>
    <w:rsid w:val="005832F5"/>
    <w:rsid w:val="00584938"/>
    <w:rsid w:val="00584E6A"/>
    <w:rsid w:val="0058720C"/>
    <w:rsid w:val="0058736D"/>
    <w:rsid w:val="00587635"/>
    <w:rsid w:val="00590ED0"/>
    <w:rsid w:val="00590FFE"/>
    <w:rsid w:val="00593B4D"/>
    <w:rsid w:val="00594793"/>
    <w:rsid w:val="00595A35"/>
    <w:rsid w:val="005A0607"/>
    <w:rsid w:val="005A2D90"/>
    <w:rsid w:val="005A4E70"/>
    <w:rsid w:val="005A5D46"/>
    <w:rsid w:val="005A66BE"/>
    <w:rsid w:val="005A7727"/>
    <w:rsid w:val="005A7E49"/>
    <w:rsid w:val="005B0A9D"/>
    <w:rsid w:val="005B1B88"/>
    <w:rsid w:val="005B57B9"/>
    <w:rsid w:val="005B5C80"/>
    <w:rsid w:val="005B60A0"/>
    <w:rsid w:val="005C1420"/>
    <w:rsid w:val="005C19DA"/>
    <w:rsid w:val="005C2454"/>
    <w:rsid w:val="005C2E72"/>
    <w:rsid w:val="005D0A68"/>
    <w:rsid w:val="005D0C42"/>
    <w:rsid w:val="005D1BEC"/>
    <w:rsid w:val="005D3122"/>
    <w:rsid w:val="005D4041"/>
    <w:rsid w:val="005D7FE2"/>
    <w:rsid w:val="005E24D3"/>
    <w:rsid w:val="005E35F3"/>
    <w:rsid w:val="005F0755"/>
    <w:rsid w:val="005F3604"/>
    <w:rsid w:val="005F3B42"/>
    <w:rsid w:val="005F3F2A"/>
    <w:rsid w:val="005F698C"/>
    <w:rsid w:val="005F7010"/>
    <w:rsid w:val="005F7883"/>
    <w:rsid w:val="0060019A"/>
    <w:rsid w:val="0060037C"/>
    <w:rsid w:val="00600C8B"/>
    <w:rsid w:val="006018A2"/>
    <w:rsid w:val="00601D0D"/>
    <w:rsid w:val="00603128"/>
    <w:rsid w:val="006041C7"/>
    <w:rsid w:val="006052C2"/>
    <w:rsid w:val="00605837"/>
    <w:rsid w:val="00610998"/>
    <w:rsid w:val="00614A0A"/>
    <w:rsid w:val="00614A51"/>
    <w:rsid w:val="006175F3"/>
    <w:rsid w:val="00620077"/>
    <w:rsid w:val="00621B72"/>
    <w:rsid w:val="00623602"/>
    <w:rsid w:val="00623E6C"/>
    <w:rsid w:val="00631B56"/>
    <w:rsid w:val="0063266E"/>
    <w:rsid w:val="00632DC0"/>
    <w:rsid w:val="00635CE0"/>
    <w:rsid w:val="0063776C"/>
    <w:rsid w:val="00637F76"/>
    <w:rsid w:val="006405E5"/>
    <w:rsid w:val="0064061D"/>
    <w:rsid w:val="006407AC"/>
    <w:rsid w:val="006418BA"/>
    <w:rsid w:val="00641F2C"/>
    <w:rsid w:val="00642FE7"/>
    <w:rsid w:val="00645B02"/>
    <w:rsid w:val="0064605A"/>
    <w:rsid w:val="0064613A"/>
    <w:rsid w:val="0064691D"/>
    <w:rsid w:val="0065094B"/>
    <w:rsid w:val="0065286B"/>
    <w:rsid w:val="00652D75"/>
    <w:rsid w:val="00653A43"/>
    <w:rsid w:val="00654FB9"/>
    <w:rsid w:val="0066107C"/>
    <w:rsid w:val="00664024"/>
    <w:rsid w:val="00665380"/>
    <w:rsid w:val="00665476"/>
    <w:rsid w:val="00670089"/>
    <w:rsid w:val="00671489"/>
    <w:rsid w:val="0067439A"/>
    <w:rsid w:val="00674828"/>
    <w:rsid w:val="006768A8"/>
    <w:rsid w:val="00676AAE"/>
    <w:rsid w:val="00676C21"/>
    <w:rsid w:val="00677559"/>
    <w:rsid w:val="00680F38"/>
    <w:rsid w:val="00680FE9"/>
    <w:rsid w:val="0068375A"/>
    <w:rsid w:val="00683CFF"/>
    <w:rsid w:val="006840F9"/>
    <w:rsid w:val="006855B5"/>
    <w:rsid w:val="006858BC"/>
    <w:rsid w:val="00686C9F"/>
    <w:rsid w:val="0069184E"/>
    <w:rsid w:val="00692AF3"/>
    <w:rsid w:val="006939EA"/>
    <w:rsid w:val="006966C1"/>
    <w:rsid w:val="006A004C"/>
    <w:rsid w:val="006A08A9"/>
    <w:rsid w:val="006A16D6"/>
    <w:rsid w:val="006A4710"/>
    <w:rsid w:val="006A4F1A"/>
    <w:rsid w:val="006A4FC4"/>
    <w:rsid w:val="006A5347"/>
    <w:rsid w:val="006A570D"/>
    <w:rsid w:val="006A750B"/>
    <w:rsid w:val="006B09B7"/>
    <w:rsid w:val="006B1F57"/>
    <w:rsid w:val="006B24FD"/>
    <w:rsid w:val="006B32B8"/>
    <w:rsid w:val="006B44CB"/>
    <w:rsid w:val="006B462C"/>
    <w:rsid w:val="006B5F2A"/>
    <w:rsid w:val="006C196F"/>
    <w:rsid w:val="006C2D5C"/>
    <w:rsid w:val="006C5CF8"/>
    <w:rsid w:val="006C5D0D"/>
    <w:rsid w:val="006C64F2"/>
    <w:rsid w:val="006C7740"/>
    <w:rsid w:val="006C7A06"/>
    <w:rsid w:val="006D298E"/>
    <w:rsid w:val="006D47D6"/>
    <w:rsid w:val="006D617F"/>
    <w:rsid w:val="006E16F2"/>
    <w:rsid w:val="006E2C04"/>
    <w:rsid w:val="006E2EA0"/>
    <w:rsid w:val="006E3C2F"/>
    <w:rsid w:val="006F1E99"/>
    <w:rsid w:val="006F208A"/>
    <w:rsid w:val="006F56A2"/>
    <w:rsid w:val="006F5A8B"/>
    <w:rsid w:val="006F5D01"/>
    <w:rsid w:val="006F6037"/>
    <w:rsid w:val="006F7942"/>
    <w:rsid w:val="00701E61"/>
    <w:rsid w:val="0070572C"/>
    <w:rsid w:val="0070573D"/>
    <w:rsid w:val="00707748"/>
    <w:rsid w:val="00713779"/>
    <w:rsid w:val="007140D2"/>
    <w:rsid w:val="00714592"/>
    <w:rsid w:val="00715080"/>
    <w:rsid w:val="00716094"/>
    <w:rsid w:val="007204D7"/>
    <w:rsid w:val="00720700"/>
    <w:rsid w:val="00722C85"/>
    <w:rsid w:val="00723C36"/>
    <w:rsid w:val="00724647"/>
    <w:rsid w:val="00724A91"/>
    <w:rsid w:val="0072528B"/>
    <w:rsid w:val="00725439"/>
    <w:rsid w:val="0072650D"/>
    <w:rsid w:val="007278F9"/>
    <w:rsid w:val="00730BCD"/>
    <w:rsid w:val="00730E8F"/>
    <w:rsid w:val="007325E6"/>
    <w:rsid w:val="007359F6"/>
    <w:rsid w:val="00735F20"/>
    <w:rsid w:val="00741FCA"/>
    <w:rsid w:val="0074315F"/>
    <w:rsid w:val="007455A2"/>
    <w:rsid w:val="00745E9A"/>
    <w:rsid w:val="00746F4C"/>
    <w:rsid w:val="007506B6"/>
    <w:rsid w:val="00750E3A"/>
    <w:rsid w:val="00752019"/>
    <w:rsid w:val="007525BC"/>
    <w:rsid w:val="007533B2"/>
    <w:rsid w:val="0075461B"/>
    <w:rsid w:val="007566EE"/>
    <w:rsid w:val="00757497"/>
    <w:rsid w:val="007577C2"/>
    <w:rsid w:val="00760FAF"/>
    <w:rsid w:val="00761384"/>
    <w:rsid w:val="00764CD8"/>
    <w:rsid w:val="00764DEC"/>
    <w:rsid w:val="00765251"/>
    <w:rsid w:val="0076551E"/>
    <w:rsid w:val="00766371"/>
    <w:rsid w:val="00766A67"/>
    <w:rsid w:val="00767777"/>
    <w:rsid w:val="00767D13"/>
    <w:rsid w:val="0077011F"/>
    <w:rsid w:val="00772242"/>
    <w:rsid w:val="007730BA"/>
    <w:rsid w:val="007767EA"/>
    <w:rsid w:val="00781923"/>
    <w:rsid w:val="0078251E"/>
    <w:rsid w:val="00785BB2"/>
    <w:rsid w:val="007863FC"/>
    <w:rsid w:val="00786EC4"/>
    <w:rsid w:val="007949A9"/>
    <w:rsid w:val="00794D47"/>
    <w:rsid w:val="007956BA"/>
    <w:rsid w:val="007A20C2"/>
    <w:rsid w:val="007B0039"/>
    <w:rsid w:val="007B1759"/>
    <w:rsid w:val="007B4082"/>
    <w:rsid w:val="007B69B6"/>
    <w:rsid w:val="007B7A8E"/>
    <w:rsid w:val="007C0FAE"/>
    <w:rsid w:val="007C28F9"/>
    <w:rsid w:val="007C2D3B"/>
    <w:rsid w:val="007C2E62"/>
    <w:rsid w:val="007C49F0"/>
    <w:rsid w:val="007C65EA"/>
    <w:rsid w:val="007C67E0"/>
    <w:rsid w:val="007D0E65"/>
    <w:rsid w:val="007D1D4A"/>
    <w:rsid w:val="007D3CCE"/>
    <w:rsid w:val="007D4703"/>
    <w:rsid w:val="007D5541"/>
    <w:rsid w:val="007D7F0D"/>
    <w:rsid w:val="007E1C94"/>
    <w:rsid w:val="007E23CA"/>
    <w:rsid w:val="007E49E4"/>
    <w:rsid w:val="007E5435"/>
    <w:rsid w:val="007E766E"/>
    <w:rsid w:val="007E7B75"/>
    <w:rsid w:val="007F01C0"/>
    <w:rsid w:val="007F11A6"/>
    <w:rsid w:val="007F1352"/>
    <w:rsid w:val="007F272A"/>
    <w:rsid w:val="007F2791"/>
    <w:rsid w:val="007F2A82"/>
    <w:rsid w:val="007F3DF8"/>
    <w:rsid w:val="007F50DA"/>
    <w:rsid w:val="007F6129"/>
    <w:rsid w:val="00801720"/>
    <w:rsid w:val="00802627"/>
    <w:rsid w:val="008076AF"/>
    <w:rsid w:val="008116B6"/>
    <w:rsid w:val="00812A44"/>
    <w:rsid w:val="00813A36"/>
    <w:rsid w:val="0081415E"/>
    <w:rsid w:val="00814AD2"/>
    <w:rsid w:val="00814D31"/>
    <w:rsid w:val="00821472"/>
    <w:rsid w:val="008230D3"/>
    <w:rsid w:val="0082477A"/>
    <w:rsid w:val="008247F4"/>
    <w:rsid w:val="00825F0A"/>
    <w:rsid w:val="00830F19"/>
    <w:rsid w:val="00831568"/>
    <w:rsid w:val="00832836"/>
    <w:rsid w:val="00832CD0"/>
    <w:rsid w:val="00835519"/>
    <w:rsid w:val="00836714"/>
    <w:rsid w:val="0084135F"/>
    <w:rsid w:val="00841B09"/>
    <w:rsid w:val="008450E9"/>
    <w:rsid w:val="00846109"/>
    <w:rsid w:val="00847A32"/>
    <w:rsid w:val="00852337"/>
    <w:rsid w:val="008523B1"/>
    <w:rsid w:val="00852D9B"/>
    <w:rsid w:val="00854465"/>
    <w:rsid w:val="00855A6A"/>
    <w:rsid w:val="00861946"/>
    <w:rsid w:val="00862B2D"/>
    <w:rsid w:val="00870741"/>
    <w:rsid w:val="008718AA"/>
    <w:rsid w:val="00871DC7"/>
    <w:rsid w:val="0087463A"/>
    <w:rsid w:val="00875C08"/>
    <w:rsid w:val="00875C53"/>
    <w:rsid w:val="00876B32"/>
    <w:rsid w:val="00881005"/>
    <w:rsid w:val="008837E6"/>
    <w:rsid w:val="00885D1F"/>
    <w:rsid w:val="00886D75"/>
    <w:rsid w:val="00886F2A"/>
    <w:rsid w:val="00886F8F"/>
    <w:rsid w:val="00887C94"/>
    <w:rsid w:val="008920B6"/>
    <w:rsid w:val="008921C2"/>
    <w:rsid w:val="00893E5F"/>
    <w:rsid w:val="00896C29"/>
    <w:rsid w:val="008A0D76"/>
    <w:rsid w:val="008B2551"/>
    <w:rsid w:val="008B3289"/>
    <w:rsid w:val="008B3491"/>
    <w:rsid w:val="008B4475"/>
    <w:rsid w:val="008B45DC"/>
    <w:rsid w:val="008C0B08"/>
    <w:rsid w:val="008C1E25"/>
    <w:rsid w:val="008C240A"/>
    <w:rsid w:val="008C2D4F"/>
    <w:rsid w:val="008C415C"/>
    <w:rsid w:val="008C5C83"/>
    <w:rsid w:val="008C7167"/>
    <w:rsid w:val="008D1359"/>
    <w:rsid w:val="008D18BB"/>
    <w:rsid w:val="008D231E"/>
    <w:rsid w:val="008D3C0D"/>
    <w:rsid w:val="008D4088"/>
    <w:rsid w:val="008D472B"/>
    <w:rsid w:val="008D686A"/>
    <w:rsid w:val="008D7A06"/>
    <w:rsid w:val="008E0992"/>
    <w:rsid w:val="008E0DFE"/>
    <w:rsid w:val="008E376E"/>
    <w:rsid w:val="008E609C"/>
    <w:rsid w:val="008F097B"/>
    <w:rsid w:val="008F7F3D"/>
    <w:rsid w:val="00900026"/>
    <w:rsid w:val="009021F4"/>
    <w:rsid w:val="00903E3A"/>
    <w:rsid w:val="00904C68"/>
    <w:rsid w:val="00906C6E"/>
    <w:rsid w:val="00907733"/>
    <w:rsid w:val="00907E7E"/>
    <w:rsid w:val="0091090C"/>
    <w:rsid w:val="009124BA"/>
    <w:rsid w:val="00913F0F"/>
    <w:rsid w:val="00915308"/>
    <w:rsid w:val="0091538F"/>
    <w:rsid w:val="009163E5"/>
    <w:rsid w:val="00922013"/>
    <w:rsid w:val="00923DA9"/>
    <w:rsid w:val="00925611"/>
    <w:rsid w:val="00926F86"/>
    <w:rsid w:val="00927C02"/>
    <w:rsid w:val="00931B28"/>
    <w:rsid w:val="00935B1E"/>
    <w:rsid w:val="009436DB"/>
    <w:rsid w:val="00945501"/>
    <w:rsid w:val="00950527"/>
    <w:rsid w:val="009534AA"/>
    <w:rsid w:val="00953814"/>
    <w:rsid w:val="00955348"/>
    <w:rsid w:val="009557E2"/>
    <w:rsid w:val="00960664"/>
    <w:rsid w:val="009608A5"/>
    <w:rsid w:val="00960F38"/>
    <w:rsid w:val="00961C20"/>
    <w:rsid w:val="00965555"/>
    <w:rsid w:val="00967EA0"/>
    <w:rsid w:val="009706DA"/>
    <w:rsid w:val="009725A1"/>
    <w:rsid w:val="00976380"/>
    <w:rsid w:val="00977044"/>
    <w:rsid w:val="00977191"/>
    <w:rsid w:val="00980BBB"/>
    <w:rsid w:val="00981A02"/>
    <w:rsid w:val="00982A5E"/>
    <w:rsid w:val="00982F3F"/>
    <w:rsid w:val="00982FDD"/>
    <w:rsid w:val="00983452"/>
    <w:rsid w:val="00984CD9"/>
    <w:rsid w:val="0098526E"/>
    <w:rsid w:val="00986510"/>
    <w:rsid w:val="00987F2B"/>
    <w:rsid w:val="00990009"/>
    <w:rsid w:val="009903F6"/>
    <w:rsid w:val="0099325C"/>
    <w:rsid w:val="00996B41"/>
    <w:rsid w:val="009976C2"/>
    <w:rsid w:val="009A28DF"/>
    <w:rsid w:val="009A7645"/>
    <w:rsid w:val="009A7BB8"/>
    <w:rsid w:val="009A7CD5"/>
    <w:rsid w:val="009B0237"/>
    <w:rsid w:val="009B14D5"/>
    <w:rsid w:val="009B305B"/>
    <w:rsid w:val="009B5555"/>
    <w:rsid w:val="009C0946"/>
    <w:rsid w:val="009C0A9E"/>
    <w:rsid w:val="009C18D7"/>
    <w:rsid w:val="009C2CCF"/>
    <w:rsid w:val="009C3025"/>
    <w:rsid w:val="009C4F59"/>
    <w:rsid w:val="009C574B"/>
    <w:rsid w:val="009C6F59"/>
    <w:rsid w:val="009C7D16"/>
    <w:rsid w:val="009D0FD6"/>
    <w:rsid w:val="009D11F5"/>
    <w:rsid w:val="009D154C"/>
    <w:rsid w:val="009D33A8"/>
    <w:rsid w:val="009D6F1A"/>
    <w:rsid w:val="009D740F"/>
    <w:rsid w:val="009E03BE"/>
    <w:rsid w:val="009E4445"/>
    <w:rsid w:val="009F07A5"/>
    <w:rsid w:val="009F0D54"/>
    <w:rsid w:val="009F392C"/>
    <w:rsid w:val="00A00A9E"/>
    <w:rsid w:val="00A0183D"/>
    <w:rsid w:val="00A01840"/>
    <w:rsid w:val="00A03FE1"/>
    <w:rsid w:val="00A04E1F"/>
    <w:rsid w:val="00A05E3D"/>
    <w:rsid w:val="00A103CB"/>
    <w:rsid w:val="00A10BBB"/>
    <w:rsid w:val="00A1197F"/>
    <w:rsid w:val="00A145FD"/>
    <w:rsid w:val="00A14C33"/>
    <w:rsid w:val="00A14D87"/>
    <w:rsid w:val="00A20743"/>
    <w:rsid w:val="00A21565"/>
    <w:rsid w:val="00A217F3"/>
    <w:rsid w:val="00A22E6D"/>
    <w:rsid w:val="00A24CF1"/>
    <w:rsid w:val="00A27DDE"/>
    <w:rsid w:val="00A27EE1"/>
    <w:rsid w:val="00A30BC7"/>
    <w:rsid w:val="00A31202"/>
    <w:rsid w:val="00A319F4"/>
    <w:rsid w:val="00A3263B"/>
    <w:rsid w:val="00A376FA"/>
    <w:rsid w:val="00A40C27"/>
    <w:rsid w:val="00A40F9E"/>
    <w:rsid w:val="00A416E8"/>
    <w:rsid w:val="00A418DD"/>
    <w:rsid w:val="00A424BA"/>
    <w:rsid w:val="00A437E4"/>
    <w:rsid w:val="00A451B4"/>
    <w:rsid w:val="00A463C4"/>
    <w:rsid w:val="00A47732"/>
    <w:rsid w:val="00A518BB"/>
    <w:rsid w:val="00A51EFB"/>
    <w:rsid w:val="00A53ED6"/>
    <w:rsid w:val="00A5637D"/>
    <w:rsid w:val="00A576A3"/>
    <w:rsid w:val="00A62161"/>
    <w:rsid w:val="00A640EC"/>
    <w:rsid w:val="00A6493D"/>
    <w:rsid w:val="00A649F8"/>
    <w:rsid w:val="00A65C91"/>
    <w:rsid w:val="00A704E9"/>
    <w:rsid w:val="00A7165B"/>
    <w:rsid w:val="00A72EF7"/>
    <w:rsid w:val="00A73951"/>
    <w:rsid w:val="00A7396F"/>
    <w:rsid w:val="00A8029E"/>
    <w:rsid w:val="00A81740"/>
    <w:rsid w:val="00A81C31"/>
    <w:rsid w:val="00A85905"/>
    <w:rsid w:val="00A867C9"/>
    <w:rsid w:val="00A87877"/>
    <w:rsid w:val="00A87B71"/>
    <w:rsid w:val="00A9279B"/>
    <w:rsid w:val="00A94252"/>
    <w:rsid w:val="00A94521"/>
    <w:rsid w:val="00A94EC8"/>
    <w:rsid w:val="00A954F5"/>
    <w:rsid w:val="00A974CD"/>
    <w:rsid w:val="00AA114B"/>
    <w:rsid w:val="00AA1416"/>
    <w:rsid w:val="00AA329C"/>
    <w:rsid w:val="00AA32D1"/>
    <w:rsid w:val="00AA4573"/>
    <w:rsid w:val="00AA4A37"/>
    <w:rsid w:val="00AB4475"/>
    <w:rsid w:val="00AB7D14"/>
    <w:rsid w:val="00AB7E48"/>
    <w:rsid w:val="00AC3D5E"/>
    <w:rsid w:val="00AC4B1E"/>
    <w:rsid w:val="00AC4E21"/>
    <w:rsid w:val="00AC5AAD"/>
    <w:rsid w:val="00AC6AAE"/>
    <w:rsid w:val="00AC6EBE"/>
    <w:rsid w:val="00AD062E"/>
    <w:rsid w:val="00AD233A"/>
    <w:rsid w:val="00AD439E"/>
    <w:rsid w:val="00AE1AE2"/>
    <w:rsid w:val="00AE39F3"/>
    <w:rsid w:val="00AE3A73"/>
    <w:rsid w:val="00AE4DDC"/>
    <w:rsid w:val="00AF16CD"/>
    <w:rsid w:val="00AF235F"/>
    <w:rsid w:val="00AF2914"/>
    <w:rsid w:val="00AF34B2"/>
    <w:rsid w:val="00AF71C9"/>
    <w:rsid w:val="00B0099A"/>
    <w:rsid w:val="00B009F0"/>
    <w:rsid w:val="00B022CE"/>
    <w:rsid w:val="00B04070"/>
    <w:rsid w:val="00B05DB7"/>
    <w:rsid w:val="00B05FD5"/>
    <w:rsid w:val="00B06BFE"/>
    <w:rsid w:val="00B079DD"/>
    <w:rsid w:val="00B105A0"/>
    <w:rsid w:val="00B10DDB"/>
    <w:rsid w:val="00B114DF"/>
    <w:rsid w:val="00B116FE"/>
    <w:rsid w:val="00B15967"/>
    <w:rsid w:val="00B17F47"/>
    <w:rsid w:val="00B20017"/>
    <w:rsid w:val="00B22D03"/>
    <w:rsid w:val="00B22F7F"/>
    <w:rsid w:val="00B2301F"/>
    <w:rsid w:val="00B243C9"/>
    <w:rsid w:val="00B24835"/>
    <w:rsid w:val="00B25319"/>
    <w:rsid w:val="00B30719"/>
    <w:rsid w:val="00B3650D"/>
    <w:rsid w:val="00B377D6"/>
    <w:rsid w:val="00B422C2"/>
    <w:rsid w:val="00B45D0A"/>
    <w:rsid w:val="00B46CD3"/>
    <w:rsid w:val="00B519E9"/>
    <w:rsid w:val="00B5300B"/>
    <w:rsid w:val="00B53A00"/>
    <w:rsid w:val="00B53FDF"/>
    <w:rsid w:val="00B5449A"/>
    <w:rsid w:val="00B5623F"/>
    <w:rsid w:val="00B5636B"/>
    <w:rsid w:val="00B5718C"/>
    <w:rsid w:val="00B62627"/>
    <w:rsid w:val="00B62ACE"/>
    <w:rsid w:val="00B65738"/>
    <w:rsid w:val="00B66AC9"/>
    <w:rsid w:val="00B6714F"/>
    <w:rsid w:val="00B673FC"/>
    <w:rsid w:val="00B70401"/>
    <w:rsid w:val="00B71633"/>
    <w:rsid w:val="00B71E42"/>
    <w:rsid w:val="00B73D43"/>
    <w:rsid w:val="00B760A8"/>
    <w:rsid w:val="00B8043A"/>
    <w:rsid w:val="00B8254F"/>
    <w:rsid w:val="00B84B69"/>
    <w:rsid w:val="00B85043"/>
    <w:rsid w:val="00B851E7"/>
    <w:rsid w:val="00B91CCE"/>
    <w:rsid w:val="00B9584F"/>
    <w:rsid w:val="00B95C9B"/>
    <w:rsid w:val="00BA2BE9"/>
    <w:rsid w:val="00BA46EA"/>
    <w:rsid w:val="00BA4974"/>
    <w:rsid w:val="00BA55A9"/>
    <w:rsid w:val="00BB0451"/>
    <w:rsid w:val="00BB18E5"/>
    <w:rsid w:val="00BB6426"/>
    <w:rsid w:val="00BB6A4F"/>
    <w:rsid w:val="00BB6BEE"/>
    <w:rsid w:val="00BB6CAD"/>
    <w:rsid w:val="00BB768A"/>
    <w:rsid w:val="00BC3959"/>
    <w:rsid w:val="00BC507C"/>
    <w:rsid w:val="00BC646B"/>
    <w:rsid w:val="00BD30E3"/>
    <w:rsid w:val="00BD35AE"/>
    <w:rsid w:val="00BD3BB0"/>
    <w:rsid w:val="00BD4252"/>
    <w:rsid w:val="00BD48D6"/>
    <w:rsid w:val="00BD7163"/>
    <w:rsid w:val="00BD71FF"/>
    <w:rsid w:val="00BE2371"/>
    <w:rsid w:val="00BE5998"/>
    <w:rsid w:val="00BE61D3"/>
    <w:rsid w:val="00BE715B"/>
    <w:rsid w:val="00BE7CBB"/>
    <w:rsid w:val="00BF029A"/>
    <w:rsid w:val="00BF2C91"/>
    <w:rsid w:val="00BF2CC8"/>
    <w:rsid w:val="00BF30B5"/>
    <w:rsid w:val="00BF33C5"/>
    <w:rsid w:val="00BF3568"/>
    <w:rsid w:val="00BF46D4"/>
    <w:rsid w:val="00BF691D"/>
    <w:rsid w:val="00C02BBD"/>
    <w:rsid w:val="00C046A3"/>
    <w:rsid w:val="00C07855"/>
    <w:rsid w:val="00C10169"/>
    <w:rsid w:val="00C11667"/>
    <w:rsid w:val="00C122CF"/>
    <w:rsid w:val="00C12DAF"/>
    <w:rsid w:val="00C1385F"/>
    <w:rsid w:val="00C138C9"/>
    <w:rsid w:val="00C16172"/>
    <w:rsid w:val="00C17221"/>
    <w:rsid w:val="00C216A8"/>
    <w:rsid w:val="00C22236"/>
    <w:rsid w:val="00C23486"/>
    <w:rsid w:val="00C25455"/>
    <w:rsid w:val="00C2582A"/>
    <w:rsid w:val="00C2612D"/>
    <w:rsid w:val="00C26DE8"/>
    <w:rsid w:val="00C270FC"/>
    <w:rsid w:val="00C31C0A"/>
    <w:rsid w:val="00C3487C"/>
    <w:rsid w:val="00C34F32"/>
    <w:rsid w:val="00C365F2"/>
    <w:rsid w:val="00C368F3"/>
    <w:rsid w:val="00C36F89"/>
    <w:rsid w:val="00C41652"/>
    <w:rsid w:val="00C428C3"/>
    <w:rsid w:val="00C42FD3"/>
    <w:rsid w:val="00C44AE6"/>
    <w:rsid w:val="00C4692A"/>
    <w:rsid w:val="00C502DB"/>
    <w:rsid w:val="00C50E9B"/>
    <w:rsid w:val="00C52951"/>
    <w:rsid w:val="00C52D3B"/>
    <w:rsid w:val="00C60E51"/>
    <w:rsid w:val="00C610AA"/>
    <w:rsid w:val="00C61338"/>
    <w:rsid w:val="00C631EE"/>
    <w:rsid w:val="00C63958"/>
    <w:rsid w:val="00C6406E"/>
    <w:rsid w:val="00C71499"/>
    <w:rsid w:val="00C719C9"/>
    <w:rsid w:val="00C727AE"/>
    <w:rsid w:val="00C72D21"/>
    <w:rsid w:val="00C7319A"/>
    <w:rsid w:val="00C74CB2"/>
    <w:rsid w:val="00C76211"/>
    <w:rsid w:val="00C76B1D"/>
    <w:rsid w:val="00C7732F"/>
    <w:rsid w:val="00C82067"/>
    <w:rsid w:val="00C82BAF"/>
    <w:rsid w:val="00C82F76"/>
    <w:rsid w:val="00C931DA"/>
    <w:rsid w:val="00C9384F"/>
    <w:rsid w:val="00C977C0"/>
    <w:rsid w:val="00C97EFC"/>
    <w:rsid w:val="00CA2DCE"/>
    <w:rsid w:val="00CA4ED7"/>
    <w:rsid w:val="00CA7578"/>
    <w:rsid w:val="00CA7CEF"/>
    <w:rsid w:val="00CB0A69"/>
    <w:rsid w:val="00CB1794"/>
    <w:rsid w:val="00CB6493"/>
    <w:rsid w:val="00CB652F"/>
    <w:rsid w:val="00CC1DEF"/>
    <w:rsid w:val="00CC6061"/>
    <w:rsid w:val="00CC6258"/>
    <w:rsid w:val="00CC63A1"/>
    <w:rsid w:val="00CD0E83"/>
    <w:rsid w:val="00CD1361"/>
    <w:rsid w:val="00CD346F"/>
    <w:rsid w:val="00CD4328"/>
    <w:rsid w:val="00CD647F"/>
    <w:rsid w:val="00CD69EA"/>
    <w:rsid w:val="00CE3C1E"/>
    <w:rsid w:val="00CE55F3"/>
    <w:rsid w:val="00CE5B15"/>
    <w:rsid w:val="00CE5E75"/>
    <w:rsid w:val="00CE6633"/>
    <w:rsid w:val="00CE6F93"/>
    <w:rsid w:val="00CE7539"/>
    <w:rsid w:val="00CE7882"/>
    <w:rsid w:val="00CF17DE"/>
    <w:rsid w:val="00CF1C5A"/>
    <w:rsid w:val="00CF2A75"/>
    <w:rsid w:val="00CF41A8"/>
    <w:rsid w:val="00CF4332"/>
    <w:rsid w:val="00CF634B"/>
    <w:rsid w:val="00CF6772"/>
    <w:rsid w:val="00CF7050"/>
    <w:rsid w:val="00CF7490"/>
    <w:rsid w:val="00D04E14"/>
    <w:rsid w:val="00D06A5C"/>
    <w:rsid w:val="00D06BF6"/>
    <w:rsid w:val="00D1007D"/>
    <w:rsid w:val="00D103C6"/>
    <w:rsid w:val="00D13AB1"/>
    <w:rsid w:val="00D20C6E"/>
    <w:rsid w:val="00D21133"/>
    <w:rsid w:val="00D23619"/>
    <w:rsid w:val="00D24FD3"/>
    <w:rsid w:val="00D25A10"/>
    <w:rsid w:val="00D263F7"/>
    <w:rsid w:val="00D2761E"/>
    <w:rsid w:val="00D27C14"/>
    <w:rsid w:val="00D317D1"/>
    <w:rsid w:val="00D343DC"/>
    <w:rsid w:val="00D37352"/>
    <w:rsid w:val="00D37B1E"/>
    <w:rsid w:val="00D41159"/>
    <w:rsid w:val="00D4355C"/>
    <w:rsid w:val="00D43A17"/>
    <w:rsid w:val="00D443F0"/>
    <w:rsid w:val="00D44AE9"/>
    <w:rsid w:val="00D47157"/>
    <w:rsid w:val="00D51103"/>
    <w:rsid w:val="00D546B0"/>
    <w:rsid w:val="00D5506B"/>
    <w:rsid w:val="00D5519E"/>
    <w:rsid w:val="00D57795"/>
    <w:rsid w:val="00D60FA1"/>
    <w:rsid w:val="00D61127"/>
    <w:rsid w:val="00D621FD"/>
    <w:rsid w:val="00D62291"/>
    <w:rsid w:val="00D6287A"/>
    <w:rsid w:val="00D65EDF"/>
    <w:rsid w:val="00D714A1"/>
    <w:rsid w:val="00D7502E"/>
    <w:rsid w:val="00D75498"/>
    <w:rsid w:val="00D763A2"/>
    <w:rsid w:val="00D76F68"/>
    <w:rsid w:val="00D80171"/>
    <w:rsid w:val="00D8341C"/>
    <w:rsid w:val="00D834F7"/>
    <w:rsid w:val="00D83F2B"/>
    <w:rsid w:val="00D83F58"/>
    <w:rsid w:val="00D85D4F"/>
    <w:rsid w:val="00D86B5A"/>
    <w:rsid w:val="00D87905"/>
    <w:rsid w:val="00D919CC"/>
    <w:rsid w:val="00D91A0A"/>
    <w:rsid w:val="00D92548"/>
    <w:rsid w:val="00D935E5"/>
    <w:rsid w:val="00D93E58"/>
    <w:rsid w:val="00D9727E"/>
    <w:rsid w:val="00DA1B51"/>
    <w:rsid w:val="00DA3C89"/>
    <w:rsid w:val="00DA4D98"/>
    <w:rsid w:val="00DA5816"/>
    <w:rsid w:val="00DA5DAD"/>
    <w:rsid w:val="00DA5DB2"/>
    <w:rsid w:val="00DA5FE4"/>
    <w:rsid w:val="00DA78A9"/>
    <w:rsid w:val="00DA7AB8"/>
    <w:rsid w:val="00DA7BB0"/>
    <w:rsid w:val="00DB0E51"/>
    <w:rsid w:val="00DB0F09"/>
    <w:rsid w:val="00DB2B15"/>
    <w:rsid w:val="00DB3314"/>
    <w:rsid w:val="00DB3809"/>
    <w:rsid w:val="00DB6FA1"/>
    <w:rsid w:val="00DC1415"/>
    <w:rsid w:val="00DC1CD8"/>
    <w:rsid w:val="00DC5350"/>
    <w:rsid w:val="00DC54DC"/>
    <w:rsid w:val="00DD09D1"/>
    <w:rsid w:val="00DD116B"/>
    <w:rsid w:val="00DD1D7D"/>
    <w:rsid w:val="00DD21B1"/>
    <w:rsid w:val="00DD3DBE"/>
    <w:rsid w:val="00DD4A1D"/>
    <w:rsid w:val="00DD4DF1"/>
    <w:rsid w:val="00DE0674"/>
    <w:rsid w:val="00DE0A9A"/>
    <w:rsid w:val="00DE15BA"/>
    <w:rsid w:val="00DE1ABB"/>
    <w:rsid w:val="00DE1ABD"/>
    <w:rsid w:val="00DE1DB8"/>
    <w:rsid w:val="00DE1F30"/>
    <w:rsid w:val="00DE32EE"/>
    <w:rsid w:val="00DE3D87"/>
    <w:rsid w:val="00DE5B91"/>
    <w:rsid w:val="00DF0AAB"/>
    <w:rsid w:val="00DF244E"/>
    <w:rsid w:val="00DF43C6"/>
    <w:rsid w:val="00DF4F5C"/>
    <w:rsid w:val="00E00569"/>
    <w:rsid w:val="00E03AE9"/>
    <w:rsid w:val="00E05027"/>
    <w:rsid w:val="00E05D7E"/>
    <w:rsid w:val="00E10F69"/>
    <w:rsid w:val="00E13030"/>
    <w:rsid w:val="00E13ADD"/>
    <w:rsid w:val="00E2089C"/>
    <w:rsid w:val="00E217FB"/>
    <w:rsid w:val="00E34B52"/>
    <w:rsid w:val="00E34EA3"/>
    <w:rsid w:val="00E35332"/>
    <w:rsid w:val="00E427F9"/>
    <w:rsid w:val="00E43581"/>
    <w:rsid w:val="00E4620C"/>
    <w:rsid w:val="00E5038B"/>
    <w:rsid w:val="00E53E49"/>
    <w:rsid w:val="00E5668A"/>
    <w:rsid w:val="00E566A5"/>
    <w:rsid w:val="00E56AD6"/>
    <w:rsid w:val="00E575BE"/>
    <w:rsid w:val="00E62336"/>
    <w:rsid w:val="00E634A6"/>
    <w:rsid w:val="00E66863"/>
    <w:rsid w:val="00E70592"/>
    <w:rsid w:val="00E70D79"/>
    <w:rsid w:val="00E72E78"/>
    <w:rsid w:val="00E7625A"/>
    <w:rsid w:val="00E76A34"/>
    <w:rsid w:val="00E81D27"/>
    <w:rsid w:val="00E8422E"/>
    <w:rsid w:val="00E85421"/>
    <w:rsid w:val="00E85A07"/>
    <w:rsid w:val="00E85B89"/>
    <w:rsid w:val="00E8787D"/>
    <w:rsid w:val="00E878AD"/>
    <w:rsid w:val="00E912A9"/>
    <w:rsid w:val="00E91B3B"/>
    <w:rsid w:val="00E92725"/>
    <w:rsid w:val="00E92AE5"/>
    <w:rsid w:val="00E97C37"/>
    <w:rsid w:val="00EA206E"/>
    <w:rsid w:val="00EA35B1"/>
    <w:rsid w:val="00EA6DA3"/>
    <w:rsid w:val="00EB01D3"/>
    <w:rsid w:val="00EB1885"/>
    <w:rsid w:val="00EB3339"/>
    <w:rsid w:val="00EB35BD"/>
    <w:rsid w:val="00EB7F3E"/>
    <w:rsid w:val="00EC1254"/>
    <w:rsid w:val="00EC1756"/>
    <w:rsid w:val="00EC22DF"/>
    <w:rsid w:val="00EC3644"/>
    <w:rsid w:val="00EC7B8B"/>
    <w:rsid w:val="00ED2A21"/>
    <w:rsid w:val="00ED3CD7"/>
    <w:rsid w:val="00ED5122"/>
    <w:rsid w:val="00ED555C"/>
    <w:rsid w:val="00ED58D4"/>
    <w:rsid w:val="00ED7CB7"/>
    <w:rsid w:val="00EE0565"/>
    <w:rsid w:val="00EE110E"/>
    <w:rsid w:val="00EE36F2"/>
    <w:rsid w:val="00EE3885"/>
    <w:rsid w:val="00EE446D"/>
    <w:rsid w:val="00EE548C"/>
    <w:rsid w:val="00EE6403"/>
    <w:rsid w:val="00EE672C"/>
    <w:rsid w:val="00EE71FA"/>
    <w:rsid w:val="00EE73E7"/>
    <w:rsid w:val="00EF0405"/>
    <w:rsid w:val="00EF04B7"/>
    <w:rsid w:val="00EF0502"/>
    <w:rsid w:val="00EF0EC6"/>
    <w:rsid w:val="00EF36C5"/>
    <w:rsid w:val="00EF45E1"/>
    <w:rsid w:val="00EF4B1E"/>
    <w:rsid w:val="00EF4DC0"/>
    <w:rsid w:val="00F01148"/>
    <w:rsid w:val="00F03307"/>
    <w:rsid w:val="00F04729"/>
    <w:rsid w:val="00F06328"/>
    <w:rsid w:val="00F07108"/>
    <w:rsid w:val="00F072D7"/>
    <w:rsid w:val="00F101FF"/>
    <w:rsid w:val="00F10415"/>
    <w:rsid w:val="00F127FE"/>
    <w:rsid w:val="00F12D4E"/>
    <w:rsid w:val="00F12EBE"/>
    <w:rsid w:val="00F21EFD"/>
    <w:rsid w:val="00F24391"/>
    <w:rsid w:val="00F25344"/>
    <w:rsid w:val="00F25A3A"/>
    <w:rsid w:val="00F2664A"/>
    <w:rsid w:val="00F30929"/>
    <w:rsid w:val="00F325C7"/>
    <w:rsid w:val="00F338C3"/>
    <w:rsid w:val="00F368EE"/>
    <w:rsid w:val="00F37654"/>
    <w:rsid w:val="00F40E2E"/>
    <w:rsid w:val="00F413A4"/>
    <w:rsid w:val="00F415BE"/>
    <w:rsid w:val="00F43410"/>
    <w:rsid w:val="00F451AE"/>
    <w:rsid w:val="00F4702A"/>
    <w:rsid w:val="00F50693"/>
    <w:rsid w:val="00F508E4"/>
    <w:rsid w:val="00F51672"/>
    <w:rsid w:val="00F51875"/>
    <w:rsid w:val="00F53A1F"/>
    <w:rsid w:val="00F562DF"/>
    <w:rsid w:val="00F563F0"/>
    <w:rsid w:val="00F56782"/>
    <w:rsid w:val="00F576E3"/>
    <w:rsid w:val="00F57885"/>
    <w:rsid w:val="00F60556"/>
    <w:rsid w:val="00F6066F"/>
    <w:rsid w:val="00F620DF"/>
    <w:rsid w:val="00F722CE"/>
    <w:rsid w:val="00F72595"/>
    <w:rsid w:val="00F74CA1"/>
    <w:rsid w:val="00F74DC9"/>
    <w:rsid w:val="00F77417"/>
    <w:rsid w:val="00F777D0"/>
    <w:rsid w:val="00F82AB9"/>
    <w:rsid w:val="00F82F36"/>
    <w:rsid w:val="00F8405A"/>
    <w:rsid w:val="00F8417D"/>
    <w:rsid w:val="00F84207"/>
    <w:rsid w:val="00F85962"/>
    <w:rsid w:val="00F85B5E"/>
    <w:rsid w:val="00F8606D"/>
    <w:rsid w:val="00F86645"/>
    <w:rsid w:val="00F9266F"/>
    <w:rsid w:val="00F95CC3"/>
    <w:rsid w:val="00F96D2E"/>
    <w:rsid w:val="00FA13EB"/>
    <w:rsid w:val="00FA14C3"/>
    <w:rsid w:val="00FA173C"/>
    <w:rsid w:val="00FA2D05"/>
    <w:rsid w:val="00FA3412"/>
    <w:rsid w:val="00FA4413"/>
    <w:rsid w:val="00FA45BE"/>
    <w:rsid w:val="00FA46CB"/>
    <w:rsid w:val="00FA55A5"/>
    <w:rsid w:val="00FA5615"/>
    <w:rsid w:val="00FA6747"/>
    <w:rsid w:val="00FA6B92"/>
    <w:rsid w:val="00FA6E70"/>
    <w:rsid w:val="00FA736D"/>
    <w:rsid w:val="00FA771E"/>
    <w:rsid w:val="00FB0011"/>
    <w:rsid w:val="00FB04DF"/>
    <w:rsid w:val="00FB1534"/>
    <w:rsid w:val="00FC1456"/>
    <w:rsid w:val="00FC2EA4"/>
    <w:rsid w:val="00FC62C7"/>
    <w:rsid w:val="00FD188D"/>
    <w:rsid w:val="00FD1BD9"/>
    <w:rsid w:val="00FD1F60"/>
    <w:rsid w:val="00FD224E"/>
    <w:rsid w:val="00FD2822"/>
    <w:rsid w:val="00FD56B6"/>
    <w:rsid w:val="00FD724A"/>
    <w:rsid w:val="00FD7340"/>
    <w:rsid w:val="00FE6D22"/>
    <w:rsid w:val="00FE718B"/>
    <w:rsid w:val="00FF183E"/>
    <w:rsid w:val="00FF5BB8"/>
    <w:rsid w:val="00FF6147"/>
    <w:rsid w:val="00FF622D"/>
    <w:rsid w:val="00FF6FEF"/>
    <w:rsid w:val="00FF78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34519A"/>
  <w15:docId w15:val="{ED34E83C-E2DD-4379-A9C1-5B96C2D6E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16D6"/>
    <w:pPr>
      <w:spacing w:before="60" w:after="120"/>
      <w:jc w:val="both"/>
    </w:pPr>
    <w:rPr>
      <w:rFonts w:ascii="Pru Sans Normal" w:hAnsi="Pru Sans Normal" w:cs="Arial"/>
      <w:szCs w:val="24"/>
    </w:rPr>
  </w:style>
  <w:style w:type="paragraph" w:styleId="Heading1">
    <w:name w:val="heading 1"/>
    <w:basedOn w:val="Normal"/>
    <w:next w:val="Normal"/>
    <w:link w:val="Heading1Char"/>
    <w:qFormat/>
    <w:pPr>
      <w:keepNext/>
      <w:spacing w:before="240" w:after="60"/>
      <w:outlineLvl w:val="0"/>
    </w:pPr>
    <w:rPr>
      <w:rFonts w:ascii="Arial" w:hAnsi="Arial"/>
      <w:b/>
      <w:kern w:val="28"/>
      <w:sz w:val="30"/>
    </w:rPr>
  </w:style>
  <w:style w:type="paragraph" w:styleId="Heading2">
    <w:name w:val="heading 2"/>
    <w:basedOn w:val="Normal"/>
    <w:next w:val="Normal"/>
    <w:link w:val="Heading2Char"/>
    <w:qFormat/>
    <w:rsid w:val="00257C06"/>
    <w:pPr>
      <w:keepNext/>
      <w:numPr>
        <w:ilvl w:val="1"/>
        <w:numId w:val="23"/>
      </w:numPr>
      <w:spacing w:before="240" w:after="60"/>
      <w:outlineLvl w:val="1"/>
    </w:pPr>
    <w:rPr>
      <w:rFonts w:ascii="Arial" w:hAnsi="Arial"/>
      <w:b/>
      <w:sz w:val="26"/>
    </w:rPr>
  </w:style>
  <w:style w:type="paragraph" w:styleId="Heading3">
    <w:name w:val="heading 3"/>
    <w:basedOn w:val="Normal"/>
    <w:next w:val="Normal"/>
    <w:link w:val="Heading3Char"/>
    <w:qFormat/>
    <w:pPr>
      <w:keepNext/>
      <w:spacing w:before="240" w:after="60"/>
      <w:outlineLvl w:val="2"/>
    </w:pPr>
    <w:rPr>
      <w:rFonts w:ascii="Arial" w:hAnsi="Arial"/>
      <w:b/>
    </w:rPr>
  </w:style>
  <w:style w:type="paragraph" w:styleId="Heading4">
    <w:name w:val="heading 4"/>
    <w:basedOn w:val="Normal"/>
    <w:next w:val="Normal"/>
    <w:link w:val="Heading4Char"/>
    <w:qFormat/>
    <w:rsid w:val="00431D65"/>
    <w:pPr>
      <w:keepNext/>
      <w:spacing w:before="240" w:after="60"/>
      <w:outlineLvl w:val="3"/>
    </w:pPr>
    <w:rPr>
      <w:b/>
      <w:i/>
    </w:rPr>
  </w:style>
  <w:style w:type="paragraph" w:styleId="Heading5">
    <w:name w:val="heading 5"/>
    <w:basedOn w:val="Normal"/>
    <w:next w:val="Normal"/>
    <w:link w:val="Heading5Char"/>
    <w:qFormat/>
    <w:rsid w:val="00FD7340"/>
    <w:pPr>
      <w:tabs>
        <w:tab w:val="num" w:pos="1584"/>
      </w:tabs>
      <w:spacing w:before="240" w:after="60"/>
      <w:ind w:left="1584" w:hanging="1008"/>
      <w:outlineLvl w:val="4"/>
    </w:pPr>
    <w:rPr>
      <w:b/>
      <w:bCs/>
      <w:i/>
      <w:iCs/>
      <w:sz w:val="26"/>
      <w:szCs w:val="26"/>
    </w:rPr>
  </w:style>
  <w:style w:type="paragraph" w:styleId="Heading6">
    <w:name w:val="heading 6"/>
    <w:basedOn w:val="Normal"/>
    <w:next w:val="Normal"/>
    <w:link w:val="Heading6Char"/>
    <w:qFormat/>
    <w:rsid w:val="00FD7340"/>
    <w:pPr>
      <w:tabs>
        <w:tab w:val="num" w:pos="1728"/>
      </w:tabs>
      <w:spacing w:before="240" w:after="60"/>
      <w:ind w:left="1728" w:hanging="1152"/>
      <w:outlineLvl w:val="5"/>
    </w:pPr>
    <w:rPr>
      <w:b/>
      <w:bCs/>
      <w:sz w:val="22"/>
      <w:szCs w:val="22"/>
    </w:rPr>
  </w:style>
  <w:style w:type="paragraph" w:styleId="Heading7">
    <w:name w:val="heading 7"/>
    <w:basedOn w:val="Normal"/>
    <w:next w:val="Normal"/>
    <w:link w:val="Heading7Char"/>
    <w:qFormat/>
    <w:rsid w:val="00FD7340"/>
    <w:pPr>
      <w:tabs>
        <w:tab w:val="num" w:pos="1872"/>
      </w:tabs>
      <w:spacing w:before="240" w:after="60"/>
      <w:ind w:left="1872" w:hanging="1296"/>
      <w:outlineLvl w:val="6"/>
    </w:pPr>
  </w:style>
  <w:style w:type="paragraph" w:styleId="Heading8">
    <w:name w:val="heading 8"/>
    <w:basedOn w:val="Normal"/>
    <w:next w:val="Normal"/>
    <w:link w:val="Heading8Char"/>
    <w:qFormat/>
    <w:rsid w:val="00FD7340"/>
    <w:pPr>
      <w:tabs>
        <w:tab w:val="num" w:pos="2016"/>
      </w:tabs>
      <w:spacing w:before="240" w:after="60"/>
      <w:ind w:left="2016" w:hanging="1440"/>
      <w:outlineLvl w:val="7"/>
    </w:pPr>
    <w:rPr>
      <w:i/>
      <w:iCs/>
    </w:rPr>
  </w:style>
  <w:style w:type="paragraph" w:styleId="Heading9">
    <w:name w:val="heading 9"/>
    <w:basedOn w:val="Normal"/>
    <w:next w:val="Normal"/>
    <w:link w:val="Heading9Char"/>
    <w:qFormat/>
    <w:rsid w:val="00FD7340"/>
    <w:pPr>
      <w:tabs>
        <w:tab w:val="num" w:pos="2160"/>
      </w:tabs>
      <w:spacing w:before="240" w:after="60"/>
      <w:ind w:left="2160" w:hanging="1584"/>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D7340"/>
    <w:rPr>
      <w:rFonts w:ascii="Arial" w:hAnsi="Arial" w:cs="Arial"/>
      <w:b/>
      <w:kern w:val="28"/>
      <w:sz w:val="30"/>
      <w:lang w:val="en-GB" w:eastAsia="en-GB" w:bidi="ar-SA"/>
    </w:rPr>
  </w:style>
  <w:style w:type="character" w:styleId="Emphasis">
    <w:name w:val="Emphasis"/>
    <w:qFormat/>
    <w:rPr>
      <w:rFonts w:ascii="Times New Roman" w:hAnsi="Times New Roman"/>
      <w:i/>
      <w:sz w:val="22"/>
    </w:rPr>
  </w:style>
  <w:style w:type="paragraph" w:styleId="Header">
    <w:name w:val="header"/>
    <w:basedOn w:val="Normal"/>
    <w:link w:val="HeaderChar1"/>
    <w:rsid w:val="00FD7340"/>
    <w:pPr>
      <w:pBdr>
        <w:bottom w:val="single" w:sz="4" w:space="1" w:color="auto"/>
      </w:pBdr>
      <w:tabs>
        <w:tab w:val="right" w:pos="8928"/>
      </w:tabs>
      <w:spacing w:before="0" w:after="0"/>
      <w:jc w:val="center"/>
    </w:pPr>
    <w:rPr>
      <w:sz w:val="18"/>
      <w:szCs w:val="18"/>
    </w:rPr>
  </w:style>
  <w:style w:type="paragraph" w:styleId="Footer">
    <w:name w:val="footer"/>
    <w:basedOn w:val="Normal"/>
    <w:link w:val="FooterChar"/>
    <w:autoRedefine/>
    <w:rsid w:val="0041737A"/>
    <w:pPr>
      <w:jc w:val="left"/>
    </w:pPr>
    <w:rPr>
      <w:rFonts w:cs="Cambria"/>
      <w:color w:val="0070C0"/>
      <w:sz w:val="16"/>
      <w:szCs w:val="16"/>
      <w:lang w:val="en-US" w:eastAsia="ja-JP"/>
    </w:rPr>
  </w:style>
  <w:style w:type="character" w:customStyle="1" w:styleId="FooterChar">
    <w:name w:val="Footer Char"/>
    <w:link w:val="Footer"/>
    <w:locked/>
    <w:rsid w:val="0041737A"/>
    <w:rPr>
      <w:rFonts w:ascii="Pru Sans Normal" w:hAnsi="Pru Sans Normal" w:cs="Cambria"/>
      <w:color w:val="0070C0"/>
      <w:sz w:val="16"/>
      <w:szCs w:val="16"/>
      <w:lang w:val="en-US" w:eastAsia="ja-JP"/>
    </w:rPr>
  </w:style>
  <w:style w:type="character" w:styleId="PageNumber">
    <w:name w:val="page number"/>
    <w:rsid w:val="00FD7340"/>
    <w:rPr>
      <w:rFonts w:cs="Times New Roman"/>
    </w:rPr>
  </w:style>
  <w:style w:type="paragraph" w:customStyle="1" w:styleId="ManualTitle">
    <w:name w:val="Manual Title"/>
    <w:basedOn w:val="Normal"/>
    <w:rsid w:val="00FD7340"/>
    <w:pPr>
      <w:jc w:val="center"/>
    </w:pPr>
    <w:rPr>
      <w:b/>
      <w:bCs/>
      <w:sz w:val="40"/>
      <w:szCs w:val="40"/>
    </w:rPr>
  </w:style>
  <w:style w:type="paragraph" w:styleId="BodyText">
    <w:name w:val="Body Text"/>
    <w:basedOn w:val="Normal"/>
    <w:link w:val="BodyTextChar1"/>
    <w:rsid w:val="00FD7340"/>
    <w:pPr>
      <w:autoSpaceDE w:val="0"/>
      <w:autoSpaceDN w:val="0"/>
      <w:spacing w:before="120"/>
      <w:ind w:left="357"/>
    </w:pPr>
    <w:rPr>
      <w:szCs w:val="22"/>
    </w:rPr>
  </w:style>
  <w:style w:type="paragraph" w:customStyle="1" w:styleId="TableText">
    <w:name w:val="Table Text"/>
    <w:basedOn w:val="Normal"/>
    <w:rsid w:val="00FD7340"/>
    <w:pPr>
      <w:widowControl w:val="0"/>
      <w:suppressAutoHyphens/>
      <w:spacing w:after="60"/>
      <w:jc w:val="left"/>
    </w:pPr>
    <w:rPr>
      <w:lang w:eastAsia="ar-SA"/>
    </w:rPr>
  </w:style>
  <w:style w:type="character" w:customStyle="1" w:styleId="HeaderChar1">
    <w:name w:val="Header Char1"/>
    <w:link w:val="Header"/>
    <w:locked/>
    <w:rsid w:val="00FD7340"/>
    <w:rPr>
      <w:rFonts w:ascii="Arial" w:hAnsi="Arial" w:cs="Arial"/>
      <w:sz w:val="18"/>
      <w:szCs w:val="18"/>
      <w:lang w:val="en-GB" w:eastAsia="en-GB" w:bidi="ar-SA"/>
    </w:rPr>
  </w:style>
  <w:style w:type="character" w:customStyle="1" w:styleId="BodyTextChar1">
    <w:name w:val="Body Text Char1"/>
    <w:link w:val="BodyText"/>
    <w:locked/>
    <w:rsid w:val="00FD7340"/>
    <w:rPr>
      <w:rFonts w:ascii="Arial" w:hAnsi="Arial" w:cs="Arial"/>
      <w:szCs w:val="22"/>
      <w:lang w:val="en-GB" w:eastAsia="en-GB" w:bidi="ar-SA"/>
    </w:rPr>
  </w:style>
  <w:style w:type="paragraph" w:customStyle="1" w:styleId="Footer-centred">
    <w:name w:val="Footer - centred"/>
    <w:basedOn w:val="Footer"/>
    <w:rsid w:val="00FD7340"/>
    <w:pPr>
      <w:tabs>
        <w:tab w:val="right" w:pos="9356"/>
      </w:tabs>
      <w:jc w:val="center"/>
    </w:pPr>
  </w:style>
  <w:style w:type="paragraph" w:customStyle="1" w:styleId="Footer-right">
    <w:name w:val="Footer - right"/>
    <w:basedOn w:val="Footer"/>
    <w:rsid w:val="00FD7340"/>
    <w:pPr>
      <w:tabs>
        <w:tab w:val="right" w:pos="9356"/>
      </w:tabs>
      <w:jc w:val="right"/>
    </w:pPr>
  </w:style>
  <w:style w:type="paragraph" w:customStyle="1" w:styleId="DocumentTitle">
    <w:name w:val="Document Title"/>
    <w:basedOn w:val="Normal"/>
    <w:next w:val="Normal"/>
    <w:rsid w:val="004D7616"/>
    <w:pPr>
      <w:spacing w:after="180"/>
      <w:jc w:val="center"/>
    </w:pPr>
    <w:rPr>
      <w:rFonts w:cs="Times New Roman"/>
      <w:b/>
      <w:bCs/>
      <w:color w:val="365F91" w:themeColor="accent1" w:themeShade="BF"/>
      <w:sz w:val="48"/>
      <w:szCs w:val="20"/>
    </w:rPr>
  </w:style>
  <w:style w:type="paragraph" w:styleId="DocumentMap">
    <w:name w:val="Document Map"/>
    <w:basedOn w:val="Normal"/>
    <w:link w:val="DocumentMapChar"/>
    <w:semiHidden/>
    <w:rsid w:val="00FD7340"/>
    <w:pPr>
      <w:shd w:val="clear" w:color="auto" w:fill="000080"/>
    </w:pPr>
    <w:rPr>
      <w:rFonts w:ascii="Tahoma" w:hAnsi="Tahoma" w:cs="Tahoma"/>
      <w:szCs w:val="20"/>
    </w:rPr>
  </w:style>
  <w:style w:type="character" w:customStyle="1" w:styleId="Heading2Char">
    <w:name w:val="Heading 2 Char"/>
    <w:link w:val="Heading2"/>
    <w:locked/>
    <w:rsid w:val="00257C06"/>
    <w:rPr>
      <w:rFonts w:ascii="Arial" w:hAnsi="Arial" w:cs="Arial"/>
      <w:b/>
      <w:sz w:val="26"/>
      <w:szCs w:val="24"/>
    </w:rPr>
  </w:style>
  <w:style w:type="character" w:customStyle="1" w:styleId="Heading3Char">
    <w:name w:val="Heading 3 Char"/>
    <w:link w:val="Heading3"/>
    <w:locked/>
    <w:rsid w:val="00FD7340"/>
    <w:rPr>
      <w:rFonts w:ascii="Arial" w:hAnsi="Arial" w:cs="Arial"/>
      <w:b/>
      <w:szCs w:val="24"/>
      <w:lang w:val="en-GB" w:eastAsia="en-GB" w:bidi="ar-SA"/>
    </w:rPr>
  </w:style>
  <w:style w:type="character" w:customStyle="1" w:styleId="Heading4Char">
    <w:name w:val="Heading 4 Char"/>
    <w:link w:val="Heading4"/>
    <w:locked/>
    <w:rsid w:val="00431D65"/>
    <w:rPr>
      <w:rFonts w:ascii="Arial" w:hAnsi="Arial" w:cs="Arial"/>
      <w:b/>
      <w:i/>
      <w:szCs w:val="24"/>
    </w:rPr>
  </w:style>
  <w:style w:type="character" w:customStyle="1" w:styleId="Heading5Char">
    <w:name w:val="Heading 5 Char"/>
    <w:link w:val="Heading5"/>
    <w:locked/>
    <w:rsid w:val="00FD7340"/>
    <w:rPr>
      <w:rFonts w:ascii="Arial" w:hAnsi="Arial" w:cs="Arial"/>
      <w:b/>
      <w:bCs/>
      <w:i/>
      <w:iCs/>
      <w:sz w:val="26"/>
      <w:szCs w:val="26"/>
      <w:lang w:val="en-GB" w:eastAsia="en-GB" w:bidi="ar-SA"/>
    </w:rPr>
  </w:style>
  <w:style w:type="character" w:customStyle="1" w:styleId="Heading6Char">
    <w:name w:val="Heading 6 Char"/>
    <w:link w:val="Heading6"/>
    <w:locked/>
    <w:rsid w:val="00FD7340"/>
    <w:rPr>
      <w:rFonts w:ascii="Arial" w:hAnsi="Arial" w:cs="Arial"/>
      <w:b/>
      <w:bCs/>
      <w:sz w:val="22"/>
      <w:szCs w:val="22"/>
      <w:lang w:val="en-GB" w:eastAsia="en-GB" w:bidi="ar-SA"/>
    </w:rPr>
  </w:style>
  <w:style w:type="character" w:customStyle="1" w:styleId="Heading7Char">
    <w:name w:val="Heading 7 Char"/>
    <w:link w:val="Heading7"/>
    <w:locked/>
    <w:rsid w:val="00FD7340"/>
    <w:rPr>
      <w:rFonts w:ascii="Arial" w:hAnsi="Arial" w:cs="Arial"/>
      <w:szCs w:val="24"/>
      <w:lang w:val="en-GB" w:eastAsia="en-GB" w:bidi="ar-SA"/>
    </w:rPr>
  </w:style>
  <w:style w:type="character" w:customStyle="1" w:styleId="Heading8Char">
    <w:name w:val="Heading 8 Char"/>
    <w:link w:val="Heading8"/>
    <w:locked/>
    <w:rsid w:val="00FD7340"/>
    <w:rPr>
      <w:rFonts w:ascii="Arial" w:hAnsi="Arial" w:cs="Arial"/>
      <w:i/>
      <w:iCs/>
      <w:szCs w:val="24"/>
      <w:lang w:val="en-GB" w:eastAsia="en-GB" w:bidi="ar-SA"/>
    </w:rPr>
  </w:style>
  <w:style w:type="character" w:customStyle="1" w:styleId="Heading9Char">
    <w:name w:val="Heading 9 Char"/>
    <w:link w:val="Heading9"/>
    <w:locked/>
    <w:rsid w:val="00FD7340"/>
    <w:rPr>
      <w:rFonts w:ascii="Arial" w:hAnsi="Arial" w:cs="Arial"/>
      <w:sz w:val="22"/>
      <w:szCs w:val="22"/>
      <w:lang w:val="en-GB" w:eastAsia="en-GB" w:bidi="ar-SA"/>
    </w:rPr>
  </w:style>
  <w:style w:type="character" w:customStyle="1" w:styleId="Heading2CharChar">
    <w:name w:val="Heading 2 Char Char"/>
    <w:rsid w:val="00FD7340"/>
    <w:rPr>
      <w:rFonts w:ascii="Arial" w:hAnsi="Arial" w:cs="Arial"/>
      <w:b/>
      <w:bCs/>
      <w:i/>
      <w:iCs/>
      <w:sz w:val="22"/>
      <w:szCs w:val="22"/>
      <w:lang w:val="en-GB" w:eastAsia="en-GB" w:bidi="ar-SA"/>
    </w:rPr>
  </w:style>
  <w:style w:type="character" w:customStyle="1" w:styleId="HeaderChar">
    <w:name w:val="Header Char"/>
    <w:semiHidden/>
    <w:locked/>
    <w:rsid w:val="00FD7340"/>
    <w:rPr>
      <w:rFonts w:ascii="Arial" w:hAnsi="Arial" w:cs="Arial"/>
      <w:sz w:val="24"/>
      <w:szCs w:val="24"/>
    </w:rPr>
  </w:style>
  <w:style w:type="paragraph" w:styleId="BodyText2">
    <w:name w:val="Body Text 2"/>
    <w:basedOn w:val="Normal"/>
    <w:link w:val="BodyText2Char"/>
    <w:rsid w:val="00FD7340"/>
    <w:pPr>
      <w:autoSpaceDE w:val="0"/>
      <w:autoSpaceDN w:val="0"/>
      <w:spacing w:before="0" w:after="0"/>
    </w:pPr>
    <w:rPr>
      <w:sz w:val="22"/>
      <w:szCs w:val="22"/>
    </w:rPr>
  </w:style>
  <w:style w:type="character" w:customStyle="1" w:styleId="BodyText2Char">
    <w:name w:val="Body Text 2 Char"/>
    <w:link w:val="BodyText2"/>
    <w:semiHidden/>
    <w:locked/>
    <w:rsid w:val="00FD7340"/>
    <w:rPr>
      <w:rFonts w:ascii="Arial" w:hAnsi="Arial" w:cs="Arial"/>
      <w:sz w:val="22"/>
      <w:szCs w:val="22"/>
      <w:lang w:val="en-GB" w:eastAsia="en-GB" w:bidi="ar-SA"/>
    </w:rPr>
  </w:style>
  <w:style w:type="paragraph" w:customStyle="1" w:styleId="Inserts">
    <w:name w:val="Inserts"/>
    <w:basedOn w:val="Normal"/>
    <w:rsid w:val="00FD7340"/>
    <w:pPr>
      <w:ind w:left="1080"/>
    </w:pPr>
    <w:rPr>
      <w:color w:val="FF0000"/>
    </w:rPr>
  </w:style>
  <w:style w:type="character" w:styleId="Hyperlink">
    <w:name w:val="Hyperlink"/>
    <w:uiPriority w:val="99"/>
    <w:rsid w:val="00FD7340"/>
    <w:rPr>
      <w:rFonts w:cs="Times New Roman"/>
      <w:color w:val="0000FF"/>
      <w:u w:val="single"/>
    </w:rPr>
  </w:style>
  <w:style w:type="paragraph" w:styleId="TOC1">
    <w:name w:val="toc 1"/>
    <w:basedOn w:val="Normal"/>
    <w:next w:val="Normal"/>
    <w:autoRedefine/>
    <w:uiPriority w:val="39"/>
    <w:rsid w:val="00FD7340"/>
    <w:pPr>
      <w:spacing w:before="120"/>
      <w:jc w:val="left"/>
    </w:pPr>
    <w:rPr>
      <w:rFonts w:asciiTheme="minorHAnsi" w:hAnsiTheme="minorHAnsi"/>
      <w:b/>
      <w:bCs/>
      <w:caps/>
      <w:szCs w:val="20"/>
    </w:rPr>
  </w:style>
  <w:style w:type="paragraph" w:styleId="TOC2">
    <w:name w:val="toc 2"/>
    <w:basedOn w:val="Normal"/>
    <w:next w:val="Normal"/>
    <w:autoRedefine/>
    <w:uiPriority w:val="39"/>
    <w:rsid w:val="00D935E5"/>
    <w:pPr>
      <w:tabs>
        <w:tab w:val="left" w:pos="800"/>
        <w:tab w:val="right" w:leader="dot" w:pos="8965"/>
      </w:tabs>
      <w:spacing w:before="0" w:after="0"/>
      <w:ind w:left="200"/>
      <w:jc w:val="left"/>
    </w:pPr>
    <w:rPr>
      <w:rFonts w:asciiTheme="minorHAnsi" w:hAnsiTheme="minorHAnsi"/>
      <w:smallCaps/>
      <w:noProof/>
      <w:szCs w:val="20"/>
    </w:rPr>
  </w:style>
  <w:style w:type="paragraph" w:styleId="TOC3">
    <w:name w:val="toc 3"/>
    <w:basedOn w:val="Normal"/>
    <w:next w:val="Normal"/>
    <w:autoRedefine/>
    <w:uiPriority w:val="39"/>
    <w:rsid w:val="00FD7340"/>
    <w:pPr>
      <w:spacing w:before="0" w:after="0"/>
      <w:ind w:left="400"/>
      <w:jc w:val="left"/>
    </w:pPr>
    <w:rPr>
      <w:rFonts w:asciiTheme="minorHAnsi" w:hAnsiTheme="minorHAnsi"/>
      <w:i/>
      <w:iCs/>
      <w:szCs w:val="20"/>
    </w:rPr>
  </w:style>
  <w:style w:type="paragraph" w:customStyle="1" w:styleId="StyleArialBlackLeft063cmBefore84ptAfter12pt">
    <w:name w:val="Style Arial Black Left:  0.63 cm Before:  8.4 pt After:  12 pt..."/>
    <w:basedOn w:val="Normal"/>
    <w:rsid w:val="00FD7340"/>
    <w:pPr>
      <w:spacing w:before="120" w:line="312" w:lineRule="atLeast"/>
      <w:ind w:left="357"/>
    </w:pPr>
    <w:rPr>
      <w:color w:val="000000"/>
    </w:rPr>
  </w:style>
  <w:style w:type="paragraph" w:customStyle="1" w:styleId="TableHeader">
    <w:name w:val="Table Header"/>
    <w:basedOn w:val="Normal"/>
    <w:rsid w:val="00FD7340"/>
    <w:pPr>
      <w:spacing w:after="60"/>
      <w:jc w:val="left"/>
    </w:pPr>
    <w:rPr>
      <w:b/>
      <w:bCs/>
      <w:szCs w:val="22"/>
    </w:rPr>
  </w:style>
  <w:style w:type="paragraph" w:customStyle="1" w:styleId="FWBL1">
    <w:name w:val="FWB_L1"/>
    <w:basedOn w:val="Normal"/>
    <w:next w:val="FWBL2"/>
    <w:autoRedefine/>
    <w:rsid w:val="00FD7340"/>
    <w:pPr>
      <w:keepNext/>
      <w:keepLines/>
      <w:tabs>
        <w:tab w:val="num" w:pos="720"/>
      </w:tabs>
      <w:spacing w:after="240"/>
      <w:outlineLvl w:val="0"/>
    </w:pPr>
    <w:rPr>
      <w:b/>
      <w:bCs/>
      <w:smallCaps/>
      <w:lang w:eastAsia="en-US"/>
    </w:rPr>
  </w:style>
  <w:style w:type="paragraph" w:customStyle="1" w:styleId="FWBL2">
    <w:name w:val="FWB_L2"/>
    <w:basedOn w:val="FWBL1"/>
    <w:rsid w:val="00FD7340"/>
    <w:pPr>
      <w:keepNext w:val="0"/>
      <w:keepLines w:val="0"/>
      <w:numPr>
        <w:ilvl w:val="1"/>
      </w:numPr>
      <w:tabs>
        <w:tab w:val="num" w:pos="720"/>
      </w:tabs>
      <w:outlineLvl w:val="9"/>
    </w:pPr>
    <w:rPr>
      <w:b w:val="0"/>
      <w:bCs w:val="0"/>
      <w:smallCaps w:val="0"/>
    </w:rPr>
  </w:style>
  <w:style w:type="character" w:customStyle="1" w:styleId="FWBL1Char">
    <w:name w:val="FWB_L1 Char"/>
    <w:rsid w:val="00FD7340"/>
    <w:rPr>
      <w:rFonts w:ascii="Arial" w:hAnsi="Arial" w:cs="Times New Roman"/>
      <w:b/>
      <w:bCs/>
      <w:smallCaps/>
      <w:sz w:val="24"/>
      <w:szCs w:val="24"/>
      <w:lang w:val="en-GB" w:eastAsia="en-US" w:bidi="ar-SA"/>
    </w:rPr>
  </w:style>
  <w:style w:type="paragraph" w:customStyle="1" w:styleId="FWBL3">
    <w:name w:val="FWB_L3"/>
    <w:basedOn w:val="FWBL2"/>
    <w:rsid w:val="00FD7340"/>
    <w:pPr>
      <w:numPr>
        <w:ilvl w:val="2"/>
      </w:numPr>
      <w:tabs>
        <w:tab w:val="num" w:pos="720"/>
      </w:tabs>
    </w:pPr>
  </w:style>
  <w:style w:type="paragraph" w:customStyle="1" w:styleId="FWBL4">
    <w:name w:val="FWB_L4"/>
    <w:basedOn w:val="FWBL3"/>
    <w:rsid w:val="00FD7340"/>
    <w:pPr>
      <w:numPr>
        <w:ilvl w:val="3"/>
      </w:numPr>
      <w:tabs>
        <w:tab w:val="num" w:pos="720"/>
      </w:tabs>
    </w:pPr>
  </w:style>
  <w:style w:type="paragraph" w:customStyle="1" w:styleId="FWBL5">
    <w:name w:val="FWB_L5"/>
    <w:basedOn w:val="FWBL4"/>
    <w:rsid w:val="00FD7340"/>
    <w:pPr>
      <w:numPr>
        <w:ilvl w:val="4"/>
      </w:numPr>
      <w:tabs>
        <w:tab w:val="num" w:pos="720"/>
      </w:tabs>
    </w:pPr>
  </w:style>
  <w:style w:type="paragraph" w:customStyle="1" w:styleId="FWBL6">
    <w:name w:val="FWB_L6"/>
    <w:basedOn w:val="FWBL5"/>
    <w:rsid w:val="00FD7340"/>
    <w:pPr>
      <w:numPr>
        <w:ilvl w:val="5"/>
      </w:numPr>
      <w:tabs>
        <w:tab w:val="num" w:pos="720"/>
      </w:tabs>
    </w:pPr>
  </w:style>
  <w:style w:type="paragraph" w:customStyle="1" w:styleId="FWBL7">
    <w:name w:val="FWB_L7"/>
    <w:basedOn w:val="FWBL6"/>
    <w:rsid w:val="00FD7340"/>
    <w:pPr>
      <w:numPr>
        <w:ilvl w:val="6"/>
      </w:numPr>
      <w:tabs>
        <w:tab w:val="num" w:pos="720"/>
      </w:tabs>
    </w:pPr>
  </w:style>
  <w:style w:type="paragraph" w:customStyle="1" w:styleId="FWBL8">
    <w:name w:val="FWB_L8"/>
    <w:basedOn w:val="FWBL7"/>
    <w:rsid w:val="00FD7340"/>
    <w:pPr>
      <w:numPr>
        <w:ilvl w:val="7"/>
      </w:numPr>
      <w:tabs>
        <w:tab w:val="num" w:pos="720"/>
      </w:tabs>
    </w:pPr>
  </w:style>
  <w:style w:type="paragraph" w:customStyle="1" w:styleId="Indentedalphalist">
    <w:name w:val="Indented alpha list"/>
    <w:basedOn w:val="StyleArialBlackLeft063cmBefore84ptAfter12pt"/>
    <w:rsid w:val="00FD7340"/>
    <w:pPr>
      <w:tabs>
        <w:tab w:val="left" w:pos="1134"/>
      </w:tabs>
      <w:ind w:left="1134" w:hanging="567"/>
    </w:pPr>
  </w:style>
  <w:style w:type="paragraph" w:customStyle="1" w:styleId="BulletNR">
    <w:name w:val="Bullet NR"/>
    <w:rsid w:val="00FD7340"/>
    <w:pPr>
      <w:numPr>
        <w:numId w:val="5"/>
      </w:numPr>
      <w:tabs>
        <w:tab w:val="clear" w:pos="1440"/>
        <w:tab w:val="left" w:pos="1134"/>
      </w:tabs>
      <w:spacing w:before="60" w:after="120"/>
      <w:ind w:left="1134" w:hanging="567"/>
    </w:pPr>
    <w:rPr>
      <w:rFonts w:ascii="Arial" w:hAnsi="Arial" w:cs="Arial"/>
      <w:sz w:val="24"/>
      <w:szCs w:val="24"/>
    </w:rPr>
  </w:style>
  <w:style w:type="paragraph" w:customStyle="1" w:styleId="SubBullet">
    <w:name w:val="Sub Bullet"/>
    <w:basedOn w:val="BulletNR"/>
    <w:autoRedefine/>
    <w:rsid w:val="00FD7340"/>
    <w:pPr>
      <w:numPr>
        <w:ilvl w:val="1"/>
        <w:numId w:val="4"/>
      </w:numPr>
      <w:tabs>
        <w:tab w:val="clear" w:pos="1134"/>
      </w:tabs>
      <w:ind w:hanging="357"/>
    </w:pPr>
  </w:style>
  <w:style w:type="character" w:customStyle="1" w:styleId="StyleStrong16pt">
    <w:name w:val="Style Strong + 16 pt"/>
    <w:rsid w:val="00FD7340"/>
    <w:rPr>
      <w:rFonts w:cs="Times New Roman"/>
      <w:b/>
      <w:bCs/>
      <w:kern w:val="32"/>
      <w:sz w:val="32"/>
      <w:szCs w:val="32"/>
    </w:rPr>
  </w:style>
  <w:style w:type="paragraph" w:customStyle="1" w:styleId="StyleTableHeaderLeft013cmFirstline001cm">
    <w:name w:val="Style Table Header + Left:  0.13 cm First line:  0.01 cm"/>
    <w:basedOn w:val="TableHeader"/>
    <w:rsid w:val="00FD7340"/>
    <w:pPr>
      <w:ind w:left="74" w:firstLine="6"/>
    </w:pPr>
    <w:rPr>
      <w:b w:val="0"/>
      <w:bCs w:val="0"/>
    </w:rPr>
  </w:style>
  <w:style w:type="paragraph" w:styleId="NormalIndent">
    <w:name w:val="Normal Indent"/>
    <w:basedOn w:val="Normal"/>
    <w:rsid w:val="004D7616"/>
    <w:pPr>
      <w:tabs>
        <w:tab w:val="left" w:pos="567"/>
      </w:tabs>
      <w:spacing w:after="180"/>
      <w:ind w:left="567"/>
      <w:jc w:val="left"/>
    </w:pPr>
  </w:style>
  <w:style w:type="character" w:customStyle="1" w:styleId="CharChar1">
    <w:name w:val="Char Char1"/>
    <w:rsid w:val="00FD7340"/>
    <w:rPr>
      <w:rFonts w:ascii="Arial" w:hAnsi="Arial" w:cs="Times New Roman"/>
      <w:sz w:val="24"/>
      <w:szCs w:val="24"/>
      <w:lang w:val="en-GB" w:eastAsia="en-GB" w:bidi="ar-SA"/>
    </w:rPr>
  </w:style>
  <w:style w:type="paragraph" w:customStyle="1" w:styleId="StyleStyleTableHeaderLeft013cmFirstline001cmBo">
    <w:name w:val="Style Style Table Header + Left:  0.13 cm First line:  0.01 cm + Bo..."/>
    <w:basedOn w:val="StyleTableHeaderLeft013cmFirstline001cm"/>
    <w:autoRedefine/>
    <w:rsid w:val="00FD7340"/>
    <w:pPr>
      <w:spacing w:after="144"/>
    </w:pPr>
    <w:rPr>
      <w:b/>
      <w:bCs/>
    </w:rPr>
  </w:style>
  <w:style w:type="paragraph" w:customStyle="1" w:styleId="Text1">
    <w:name w:val="Text 1"/>
    <w:basedOn w:val="NormalIndent"/>
    <w:rsid w:val="00FD7340"/>
    <w:pPr>
      <w:spacing w:before="0" w:after="0"/>
      <w:ind w:left="360"/>
    </w:pPr>
    <w:rPr>
      <w:sz w:val="22"/>
      <w:szCs w:val="22"/>
    </w:rPr>
  </w:style>
  <w:style w:type="character" w:customStyle="1" w:styleId="BodyTextChar">
    <w:name w:val="Body Text Char"/>
    <w:locked/>
    <w:rsid w:val="00FD7340"/>
    <w:rPr>
      <w:rFonts w:ascii="Arial" w:hAnsi="Arial" w:cs="Arial"/>
      <w:sz w:val="24"/>
      <w:szCs w:val="24"/>
    </w:rPr>
  </w:style>
  <w:style w:type="paragraph" w:customStyle="1" w:styleId="NormalIndent1">
    <w:name w:val="Normal Indent 1"/>
    <w:rsid w:val="00FD7340"/>
    <w:pPr>
      <w:ind w:left="794"/>
    </w:pPr>
    <w:rPr>
      <w:rFonts w:ascii="Arial" w:hAnsi="Arial" w:cs="Arial"/>
      <w:sz w:val="24"/>
      <w:szCs w:val="24"/>
    </w:rPr>
  </w:style>
  <w:style w:type="character" w:customStyle="1" w:styleId="BulletNRCharChar">
    <w:name w:val="Bullet NR Char Char"/>
    <w:rsid w:val="00FD7340"/>
    <w:rPr>
      <w:rFonts w:ascii="Arial" w:hAnsi="Arial" w:cs="Times New Roman"/>
      <w:bCs/>
      <w:sz w:val="24"/>
      <w:szCs w:val="24"/>
      <w:lang w:val="en-GB" w:eastAsia="en-GB" w:bidi="ar-SA"/>
    </w:rPr>
  </w:style>
  <w:style w:type="paragraph" w:styleId="Subtitle">
    <w:name w:val="Subtitle"/>
    <w:basedOn w:val="Normal"/>
    <w:next w:val="Normal"/>
    <w:link w:val="SubtitleChar"/>
    <w:qFormat/>
    <w:rsid w:val="004D7616"/>
    <w:pPr>
      <w:spacing w:after="60"/>
      <w:ind w:left="360" w:hanging="360"/>
      <w:jc w:val="left"/>
      <w:outlineLvl w:val="1"/>
    </w:pPr>
    <w:rPr>
      <w:b/>
      <w:bCs/>
      <w:color w:val="17365D" w:themeColor="text2" w:themeShade="BF"/>
      <w:sz w:val="32"/>
      <w:szCs w:val="20"/>
    </w:rPr>
  </w:style>
  <w:style w:type="character" w:customStyle="1" w:styleId="SubtitleChar">
    <w:name w:val="Subtitle Char"/>
    <w:link w:val="Subtitle"/>
    <w:locked/>
    <w:rsid w:val="004D7616"/>
    <w:rPr>
      <w:rFonts w:ascii="Pru Sans Normal" w:hAnsi="Pru Sans Normal" w:cs="Arial"/>
      <w:b/>
      <w:bCs/>
      <w:color w:val="17365D" w:themeColor="text2" w:themeShade="BF"/>
      <w:sz w:val="32"/>
    </w:rPr>
  </w:style>
  <w:style w:type="character" w:customStyle="1" w:styleId="NormalIndent1Char">
    <w:name w:val="Normal Indent 1 Char"/>
    <w:rsid w:val="00FD7340"/>
    <w:rPr>
      <w:rFonts w:ascii="Arial" w:hAnsi="Arial" w:cs="Times New Roman"/>
      <w:sz w:val="24"/>
      <w:szCs w:val="24"/>
      <w:lang w:val="en-GB" w:eastAsia="en-GB" w:bidi="ar-SA"/>
    </w:rPr>
  </w:style>
  <w:style w:type="character" w:customStyle="1" w:styleId="CharChar">
    <w:name w:val="Char Char"/>
    <w:rsid w:val="00FD7340"/>
    <w:rPr>
      <w:rFonts w:ascii="Cambria" w:hAnsi="Cambria" w:cs="Times New Roman"/>
      <w:b/>
      <w:bCs/>
      <w:lang w:val="en-GB" w:eastAsia="en-GB" w:bidi="ar-SA"/>
    </w:rPr>
  </w:style>
  <w:style w:type="character" w:customStyle="1" w:styleId="StyleBold">
    <w:name w:val="Style Bold"/>
    <w:rsid w:val="00FD7340"/>
    <w:rPr>
      <w:rFonts w:cs="Times New Roman"/>
      <w:b/>
      <w:bCs/>
    </w:rPr>
  </w:style>
  <w:style w:type="character" w:customStyle="1" w:styleId="DocumentMapChar">
    <w:name w:val="Document Map Char"/>
    <w:link w:val="DocumentMap"/>
    <w:semiHidden/>
    <w:locked/>
    <w:rsid w:val="00FD7340"/>
    <w:rPr>
      <w:rFonts w:ascii="Tahoma" w:hAnsi="Tahoma" w:cs="Tahoma"/>
      <w:lang w:val="en-GB" w:eastAsia="en-GB" w:bidi="ar-SA"/>
    </w:rPr>
  </w:style>
  <w:style w:type="paragraph" w:styleId="BalloonText">
    <w:name w:val="Balloon Text"/>
    <w:basedOn w:val="Normal"/>
    <w:link w:val="BalloonTextChar"/>
    <w:semiHidden/>
    <w:rsid w:val="00FD7340"/>
    <w:rPr>
      <w:rFonts w:ascii="Tahoma" w:hAnsi="Tahoma" w:cs="Courier New"/>
      <w:sz w:val="16"/>
      <w:szCs w:val="16"/>
    </w:rPr>
  </w:style>
  <w:style w:type="character" w:customStyle="1" w:styleId="BalloonTextChar">
    <w:name w:val="Balloon Text Char"/>
    <w:link w:val="BalloonText"/>
    <w:semiHidden/>
    <w:locked/>
    <w:rsid w:val="00FD7340"/>
    <w:rPr>
      <w:rFonts w:ascii="Tahoma" w:hAnsi="Tahoma" w:cs="Courier New"/>
      <w:sz w:val="16"/>
      <w:szCs w:val="16"/>
      <w:lang w:val="en-GB" w:eastAsia="en-GB" w:bidi="ar-SA"/>
    </w:rPr>
  </w:style>
  <w:style w:type="character" w:customStyle="1" w:styleId="Text1Char">
    <w:name w:val="Text 1 Char"/>
    <w:rsid w:val="00FD7340"/>
    <w:rPr>
      <w:rFonts w:ascii="Arial" w:hAnsi="Arial" w:cs="Arial"/>
      <w:sz w:val="22"/>
      <w:szCs w:val="22"/>
      <w:lang w:val="en-GB" w:eastAsia="en-GB" w:bidi="ar-SA"/>
    </w:rPr>
  </w:style>
  <w:style w:type="paragraph" w:customStyle="1" w:styleId="Header3">
    <w:name w:val="Header 3"/>
    <w:basedOn w:val="Heading2"/>
    <w:rsid w:val="00FD7340"/>
    <w:pPr>
      <w:tabs>
        <w:tab w:val="num" w:pos="1080"/>
        <w:tab w:val="num" w:pos="3060"/>
      </w:tabs>
      <w:ind w:left="1800" w:hanging="720"/>
    </w:pPr>
    <w:rPr>
      <w:bCs/>
      <w:iCs/>
      <w:sz w:val="22"/>
      <w:szCs w:val="22"/>
      <w:lang w:val="en-US"/>
    </w:rPr>
  </w:style>
  <w:style w:type="paragraph" w:customStyle="1" w:styleId="Text3">
    <w:name w:val="Text 3"/>
    <w:basedOn w:val="NormalIndent"/>
    <w:rsid w:val="00FD7340"/>
    <w:pPr>
      <w:spacing w:before="0" w:after="0"/>
      <w:ind w:left="936"/>
    </w:pPr>
    <w:rPr>
      <w:sz w:val="22"/>
      <w:szCs w:val="22"/>
    </w:rPr>
  </w:style>
  <w:style w:type="paragraph" w:styleId="BodyTextIndent">
    <w:name w:val="Body Text Indent"/>
    <w:basedOn w:val="Normal"/>
    <w:link w:val="BodyTextIndentChar"/>
    <w:rsid w:val="00FD7340"/>
    <w:pPr>
      <w:ind w:left="283"/>
    </w:pPr>
  </w:style>
  <w:style w:type="character" w:customStyle="1" w:styleId="BodyTextIndentChar">
    <w:name w:val="Body Text Indent Char"/>
    <w:link w:val="BodyTextIndent"/>
    <w:semiHidden/>
    <w:locked/>
    <w:rsid w:val="00FD7340"/>
    <w:rPr>
      <w:rFonts w:ascii="Arial" w:hAnsi="Arial" w:cs="Arial"/>
      <w:szCs w:val="24"/>
      <w:lang w:val="en-GB" w:eastAsia="en-GB" w:bidi="ar-SA"/>
    </w:rPr>
  </w:style>
  <w:style w:type="paragraph" w:customStyle="1" w:styleId="Blockquote">
    <w:name w:val="Blockquote"/>
    <w:basedOn w:val="Normal"/>
    <w:rsid w:val="00FD7340"/>
    <w:pPr>
      <w:autoSpaceDE w:val="0"/>
      <w:autoSpaceDN w:val="0"/>
      <w:spacing w:before="100" w:after="100"/>
      <w:ind w:left="360" w:right="360"/>
    </w:pPr>
    <w:rPr>
      <w:rFonts w:ascii="Times New Roman" w:hAnsi="Times New Roman" w:cs="Times New Roman"/>
    </w:rPr>
  </w:style>
  <w:style w:type="paragraph" w:styleId="BodyTextIndent2">
    <w:name w:val="Body Text Indent 2"/>
    <w:basedOn w:val="Normal"/>
    <w:link w:val="BodyTextIndent2Char"/>
    <w:rsid w:val="00FD7340"/>
    <w:pPr>
      <w:spacing w:before="0"/>
      <w:ind w:left="1080"/>
    </w:pPr>
    <w:rPr>
      <w:i/>
      <w:iCs/>
      <w:sz w:val="22"/>
      <w:szCs w:val="22"/>
    </w:rPr>
  </w:style>
  <w:style w:type="character" w:customStyle="1" w:styleId="BodyTextIndent2Char">
    <w:name w:val="Body Text Indent 2 Char"/>
    <w:link w:val="BodyTextIndent2"/>
    <w:semiHidden/>
    <w:locked/>
    <w:rsid w:val="00FD7340"/>
    <w:rPr>
      <w:rFonts w:ascii="Arial" w:hAnsi="Arial" w:cs="Arial"/>
      <w:i/>
      <w:iCs/>
      <w:sz w:val="22"/>
      <w:szCs w:val="22"/>
      <w:lang w:val="en-GB" w:eastAsia="en-GB" w:bidi="ar-SA"/>
    </w:rPr>
  </w:style>
  <w:style w:type="character" w:styleId="CommentReference">
    <w:name w:val="annotation reference"/>
    <w:semiHidden/>
    <w:rsid w:val="00FD7340"/>
    <w:rPr>
      <w:rFonts w:cs="Times New Roman"/>
      <w:sz w:val="16"/>
      <w:szCs w:val="16"/>
    </w:rPr>
  </w:style>
  <w:style w:type="paragraph" w:styleId="CommentText">
    <w:name w:val="annotation text"/>
    <w:basedOn w:val="Normal"/>
    <w:link w:val="CommentTextChar1"/>
    <w:semiHidden/>
    <w:rsid w:val="00FD7340"/>
    <w:rPr>
      <w:szCs w:val="20"/>
    </w:rPr>
  </w:style>
  <w:style w:type="character" w:customStyle="1" w:styleId="CommentTextChar">
    <w:name w:val="Comment Text Char"/>
    <w:semiHidden/>
    <w:locked/>
    <w:rsid w:val="00FD7340"/>
    <w:rPr>
      <w:rFonts w:ascii="Arial" w:hAnsi="Arial" w:cs="Arial"/>
    </w:rPr>
  </w:style>
  <w:style w:type="table" w:styleId="TableGrid">
    <w:name w:val="Table Grid"/>
    <w:basedOn w:val="TableNormal"/>
    <w:rsid w:val="00FD7340"/>
    <w:pPr>
      <w:spacing w:before="6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umnHeader">
    <w:name w:val="Table Column Header"/>
    <w:basedOn w:val="TableText"/>
    <w:rsid w:val="00FD7340"/>
    <w:rPr>
      <w:b/>
      <w:color w:val="FFFFFF"/>
      <w:szCs w:val="18"/>
    </w:rPr>
  </w:style>
  <w:style w:type="paragraph" w:customStyle="1" w:styleId="Style1">
    <w:name w:val="Style1"/>
    <w:basedOn w:val="Heading1"/>
    <w:autoRedefine/>
    <w:rsid w:val="00FD7340"/>
    <w:pPr>
      <w:pageBreakBefore/>
      <w:spacing w:after="240"/>
      <w:ind w:left="360" w:hanging="360"/>
      <w:jc w:val="left"/>
    </w:pPr>
    <w:rPr>
      <w:rFonts w:ascii="Pru Sans Normal" w:hAnsi="Pru Sans Normal"/>
      <w:bCs/>
      <w:kern w:val="32"/>
      <w:sz w:val="24"/>
    </w:rPr>
  </w:style>
  <w:style w:type="paragraph" w:customStyle="1" w:styleId="Style2">
    <w:name w:val="Style2"/>
    <w:basedOn w:val="Heading1"/>
    <w:autoRedefine/>
    <w:rsid w:val="00FD7340"/>
    <w:pPr>
      <w:pageBreakBefore/>
      <w:spacing w:after="240"/>
      <w:ind w:left="360" w:hanging="360"/>
      <w:jc w:val="left"/>
    </w:pPr>
    <w:rPr>
      <w:rFonts w:ascii="Pru Sans Normal" w:hAnsi="Pru Sans Normal"/>
      <w:bCs/>
      <w:kern w:val="32"/>
      <w:sz w:val="24"/>
      <w:szCs w:val="22"/>
    </w:rPr>
  </w:style>
  <w:style w:type="paragraph" w:customStyle="1" w:styleId="Style3">
    <w:name w:val="Style3"/>
    <w:basedOn w:val="Heading1"/>
    <w:rsid w:val="00FD7340"/>
    <w:pPr>
      <w:pageBreakBefore/>
      <w:spacing w:after="240"/>
      <w:ind w:left="360" w:hanging="360"/>
      <w:jc w:val="left"/>
    </w:pPr>
    <w:rPr>
      <w:rFonts w:ascii="Pru Sans Normal" w:hAnsi="Pru Sans Normal"/>
      <w:bCs/>
      <w:kern w:val="32"/>
      <w:sz w:val="24"/>
      <w:szCs w:val="22"/>
    </w:rPr>
  </w:style>
  <w:style w:type="paragraph" w:styleId="TOC4">
    <w:name w:val="toc 4"/>
    <w:basedOn w:val="Normal"/>
    <w:next w:val="Normal"/>
    <w:autoRedefine/>
    <w:uiPriority w:val="39"/>
    <w:rsid w:val="00FD7340"/>
    <w:pPr>
      <w:spacing w:before="0" w:after="0"/>
      <w:ind w:left="600"/>
      <w:jc w:val="left"/>
    </w:pPr>
    <w:rPr>
      <w:rFonts w:asciiTheme="minorHAnsi" w:hAnsiTheme="minorHAnsi"/>
      <w:sz w:val="18"/>
      <w:szCs w:val="18"/>
    </w:rPr>
  </w:style>
  <w:style w:type="paragraph" w:styleId="TOC5">
    <w:name w:val="toc 5"/>
    <w:basedOn w:val="Normal"/>
    <w:next w:val="Normal"/>
    <w:autoRedefine/>
    <w:semiHidden/>
    <w:rsid w:val="00FD7340"/>
    <w:pPr>
      <w:spacing w:before="0" w:after="0"/>
      <w:ind w:left="800"/>
      <w:jc w:val="left"/>
    </w:pPr>
    <w:rPr>
      <w:rFonts w:asciiTheme="minorHAnsi" w:hAnsiTheme="minorHAnsi"/>
      <w:sz w:val="18"/>
      <w:szCs w:val="18"/>
    </w:rPr>
  </w:style>
  <w:style w:type="paragraph" w:styleId="TOC6">
    <w:name w:val="toc 6"/>
    <w:basedOn w:val="Normal"/>
    <w:next w:val="Normal"/>
    <w:autoRedefine/>
    <w:semiHidden/>
    <w:rsid w:val="00FD7340"/>
    <w:pPr>
      <w:spacing w:before="0" w:after="0"/>
      <w:ind w:left="1000"/>
      <w:jc w:val="left"/>
    </w:pPr>
    <w:rPr>
      <w:rFonts w:asciiTheme="minorHAnsi" w:hAnsiTheme="minorHAnsi"/>
      <w:sz w:val="18"/>
      <w:szCs w:val="18"/>
    </w:rPr>
  </w:style>
  <w:style w:type="paragraph" w:styleId="TOC7">
    <w:name w:val="toc 7"/>
    <w:basedOn w:val="Normal"/>
    <w:next w:val="Normal"/>
    <w:autoRedefine/>
    <w:semiHidden/>
    <w:rsid w:val="00FD7340"/>
    <w:pPr>
      <w:spacing w:before="0" w:after="0"/>
      <w:ind w:left="1200"/>
      <w:jc w:val="left"/>
    </w:pPr>
    <w:rPr>
      <w:rFonts w:asciiTheme="minorHAnsi" w:hAnsiTheme="minorHAnsi"/>
      <w:sz w:val="18"/>
      <w:szCs w:val="18"/>
    </w:rPr>
  </w:style>
  <w:style w:type="paragraph" w:styleId="TOC8">
    <w:name w:val="toc 8"/>
    <w:basedOn w:val="Normal"/>
    <w:next w:val="Normal"/>
    <w:autoRedefine/>
    <w:semiHidden/>
    <w:rsid w:val="00FD7340"/>
    <w:pPr>
      <w:spacing w:before="0" w:after="0"/>
      <w:ind w:left="1400"/>
      <w:jc w:val="left"/>
    </w:pPr>
    <w:rPr>
      <w:rFonts w:asciiTheme="minorHAnsi" w:hAnsiTheme="minorHAnsi"/>
      <w:sz w:val="18"/>
      <w:szCs w:val="18"/>
    </w:rPr>
  </w:style>
  <w:style w:type="paragraph" w:styleId="TOC9">
    <w:name w:val="toc 9"/>
    <w:basedOn w:val="Normal"/>
    <w:next w:val="Normal"/>
    <w:autoRedefine/>
    <w:semiHidden/>
    <w:rsid w:val="00FD7340"/>
    <w:pPr>
      <w:spacing w:before="0" w:after="0"/>
      <w:ind w:left="1600"/>
      <w:jc w:val="left"/>
    </w:pPr>
    <w:rPr>
      <w:rFonts w:asciiTheme="minorHAnsi" w:hAnsiTheme="minorHAnsi"/>
      <w:sz w:val="18"/>
      <w:szCs w:val="18"/>
    </w:rPr>
  </w:style>
  <w:style w:type="paragraph" w:styleId="ListNumber">
    <w:name w:val="List Number"/>
    <w:basedOn w:val="Normal"/>
    <w:link w:val="ListNumberChar1"/>
    <w:rsid w:val="00FD7340"/>
    <w:pPr>
      <w:numPr>
        <w:numId w:val="17"/>
      </w:numPr>
      <w:spacing w:before="120"/>
      <w:outlineLvl w:val="5"/>
    </w:pPr>
    <w:rPr>
      <w:rFonts w:eastAsia="Batang" w:cs="Times New Roman"/>
      <w:szCs w:val="20"/>
      <w:lang w:eastAsia="en-US"/>
    </w:rPr>
  </w:style>
  <w:style w:type="paragraph" w:customStyle="1" w:styleId="StyleListNumberLeft0cmHanging063cmRight0cmA">
    <w:name w:val="Style List Number + Left:  0 cm Hanging:  0.63 cm Right:  0 cm A..."/>
    <w:basedOn w:val="ListNumber"/>
    <w:autoRedefine/>
    <w:rsid w:val="00FD7340"/>
    <w:pPr>
      <w:numPr>
        <w:numId w:val="6"/>
      </w:numPr>
      <w:tabs>
        <w:tab w:val="clear" w:pos="720"/>
        <w:tab w:val="left" w:pos="357"/>
        <w:tab w:val="num" w:pos="576"/>
      </w:tabs>
      <w:ind w:left="357" w:hanging="357"/>
    </w:pPr>
    <w:rPr>
      <w:rFonts w:eastAsia="Times New Roman"/>
    </w:rPr>
  </w:style>
  <w:style w:type="character" w:customStyle="1" w:styleId="ListNumberChar1">
    <w:name w:val="List Number Char1"/>
    <w:link w:val="ListNumber"/>
    <w:locked/>
    <w:rsid w:val="00FD7340"/>
    <w:rPr>
      <w:rFonts w:ascii="Pru Sans Normal" w:eastAsia="Batang" w:hAnsi="Pru Sans Normal"/>
      <w:lang w:eastAsia="en-US"/>
    </w:rPr>
  </w:style>
  <w:style w:type="paragraph" w:customStyle="1" w:styleId="NumPar1">
    <w:name w:val="NumPar 1"/>
    <w:basedOn w:val="Normal"/>
    <w:next w:val="Normal"/>
    <w:rsid w:val="00FD7340"/>
    <w:pPr>
      <w:numPr>
        <w:numId w:val="7"/>
      </w:numPr>
      <w:spacing w:before="120"/>
    </w:pPr>
    <w:rPr>
      <w:rFonts w:ascii="Times New Roman" w:hAnsi="Times New Roman" w:cs="Times New Roman"/>
      <w:lang w:eastAsia="de-DE"/>
    </w:rPr>
  </w:style>
  <w:style w:type="paragraph" w:customStyle="1" w:styleId="ListNumberLevel2">
    <w:name w:val="List Number (Level 2)"/>
    <w:basedOn w:val="Normal"/>
    <w:rsid w:val="00FD7340"/>
    <w:pPr>
      <w:numPr>
        <w:ilvl w:val="1"/>
        <w:numId w:val="8"/>
      </w:numPr>
      <w:spacing w:before="120"/>
    </w:pPr>
    <w:rPr>
      <w:rFonts w:ascii="Times New Roman" w:hAnsi="Times New Roman" w:cs="Times New Roman"/>
      <w:lang w:eastAsia="de-DE"/>
    </w:rPr>
  </w:style>
  <w:style w:type="paragraph" w:customStyle="1" w:styleId="ListNumber2Level2">
    <w:name w:val="List Number 2 (Level 2)"/>
    <w:basedOn w:val="Normal"/>
    <w:rsid w:val="00FD7340"/>
    <w:pPr>
      <w:tabs>
        <w:tab w:val="num" w:pos="2268"/>
      </w:tabs>
      <w:spacing w:before="120"/>
      <w:ind w:left="2268" w:hanging="708"/>
    </w:pPr>
    <w:rPr>
      <w:rFonts w:ascii="Times New Roman" w:hAnsi="Times New Roman" w:cs="Times New Roman"/>
      <w:lang w:eastAsia="de-DE"/>
    </w:rPr>
  </w:style>
  <w:style w:type="paragraph" w:styleId="ListNumber2">
    <w:name w:val="List Number 2"/>
    <w:basedOn w:val="Normal"/>
    <w:rsid w:val="00FD7340"/>
    <w:pPr>
      <w:numPr>
        <w:numId w:val="10"/>
      </w:numPr>
      <w:spacing w:before="120"/>
    </w:pPr>
    <w:rPr>
      <w:rFonts w:ascii="Times New Roman" w:hAnsi="Times New Roman" w:cs="Times New Roman"/>
      <w:lang w:eastAsia="de-DE"/>
    </w:rPr>
  </w:style>
  <w:style w:type="paragraph" w:customStyle="1" w:styleId="ListNumber1">
    <w:name w:val="List Number 1"/>
    <w:basedOn w:val="Text1"/>
    <w:rsid w:val="00FD7340"/>
    <w:pPr>
      <w:numPr>
        <w:numId w:val="9"/>
      </w:numPr>
      <w:tabs>
        <w:tab w:val="clear" w:pos="567"/>
      </w:tabs>
      <w:spacing w:before="120" w:after="120"/>
      <w:jc w:val="both"/>
    </w:pPr>
    <w:rPr>
      <w:rFonts w:ascii="Times New Roman" w:hAnsi="Times New Roman" w:cs="Times New Roman"/>
      <w:sz w:val="24"/>
      <w:szCs w:val="24"/>
      <w:lang w:eastAsia="de-DE"/>
    </w:rPr>
  </w:style>
  <w:style w:type="paragraph" w:customStyle="1" w:styleId="ListNumber1Level2">
    <w:name w:val="List Number 1 (Level 2)"/>
    <w:basedOn w:val="Text1"/>
    <w:rsid w:val="00FD7340"/>
    <w:pPr>
      <w:numPr>
        <w:ilvl w:val="1"/>
        <w:numId w:val="9"/>
      </w:numPr>
      <w:tabs>
        <w:tab w:val="clear" w:pos="567"/>
      </w:tabs>
      <w:spacing w:before="120" w:after="120"/>
      <w:jc w:val="both"/>
    </w:pPr>
    <w:rPr>
      <w:rFonts w:ascii="Times New Roman" w:hAnsi="Times New Roman" w:cs="Times New Roman"/>
      <w:sz w:val="24"/>
      <w:szCs w:val="24"/>
      <w:lang w:eastAsia="de-DE"/>
    </w:rPr>
  </w:style>
  <w:style w:type="paragraph" w:customStyle="1" w:styleId="ListNumber1Level3">
    <w:name w:val="List Number 1 (Level 3)"/>
    <w:basedOn w:val="Text1"/>
    <w:rsid w:val="00FD7340"/>
    <w:pPr>
      <w:numPr>
        <w:ilvl w:val="2"/>
        <w:numId w:val="9"/>
      </w:numPr>
      <w:tabs>
        <w:tab w:val="clear" w:pos="567"/>
      </w:tabs>
      <w:spacing w:before="120" w:after="120"/>
      <w:jc w:val="both"/>
    </w:pPr>
    <w:rPr>
      <w:rFonts w:ascii="Times New Roman" w:hAnsi="Times New Roman" w:cs="Times New Roman"/>
      <w:sz w:val="24"/>
      <w:szCs w:val="24"/>
      <w:lang w:eastAsia="de-DE"/>
    </w:rPr>
  </w:style>
  <w:style w:type="paragraph" w:customStyle="1" w:styleId="ListNumber2Level3">
    <w:name w:val="List Number 2 (Level 3)"/>
    <w:basedOn w:val="Normal"/>
    <w:rsid w:val="00FD7340"/>
    <w:pPr>
      <w:tabs>
        <w:tab w:val="num" w:pos="2977"/>
      </w:tabs>
      <w:spacing w:before="120"/>
      <w:ind w:left="2977" w:hanging="709"/>
    </w:pPr>
    <w:rPr>
      <w:rFonts w:ascii="Times New Roman" w:hAnsi="Times New Roman" w:cs="Times New Roman"/>
      <w:lang w:eastAsia="de-DE"/>
    </w:rPr>
  </w:style>
  <w:style w:type="paragraph" w:customStyle="1" w:styleId="ListNumber1Level4">
    <w:name w:val="List Number 1 (Level 4)"/>
    <w:basedOn w:val="Text1"/>
    <w:rsid w:val="00FD7340"/>
    <w:pPr>
      <w:numPr>
        <w:ilvl w:val="3"/>
        <w:numId w:val="9"/>
      </w:numPr>
      <w:tabs>
        <w:tab w:val="clear" w:pos="567"/>
      </w:tabs>
      <w:spacing w:before="120" w:after="120"/>
      <w:jc w:val="both"/>
    </w:pPr>
    <w:rPr>
      <w:rFonts w:ascii="Times New Roman" w:hAnsi="Times New Roman" w:cs="Times New Roman"/>
      <w:sz w:val="24"/>
      <w:szCs w:val="24"/>
      <w:lang w:eastAsia="de-DE"/>
    </w:rPr>
  </w:style>
  <w:style w:type="paragraph" w:customStyle="1" w:styleId="ListNumber2Level4">
    <w:name w:val="List Number 2 (Level 4)"/>
    <w:basedOn w:val="Normal"/>
    <w:rsid w:val="00FD7340"/>
    <w:pPr>
      <w:tabs>
        <w:tab w:val="num" w:pos="3686"/>
      </w:tabs>
      <w:spacing w:before="120"/>
      <w:ind w:left="3686" w:hanging="709"/>
    </w:pPr>
    <w:rPr>
      <w:rFonts w:ascii="Times New Roman" w:hAnsi="Times New Roman" w:cs="Times New Roman"/>
      <w:lang w:eastAsia="de-DE"/>
    </w:rPr>
  </w:style>
  <w:style w:type="paragraph" w:styleId="CommentSubject">
    <w:name w:val="annotation subject"/>
    <w:basedOn w:val="CommentText"/>
    <w:next w:val="CommentText"/>
    <w:link w:val="CommentSubjectChar1"/>
    <w:semiHidden/>
    <w:rsid w:val="00FD7340"/>
    <w:rPr>
      <w:b/>
      <w:bCs/>
    </w:rPr>
  </w:style>
  <w:style w:type="character" w:customStyle="1" w:styleId="CommentSubjectChar">
    <w:name w:val="Comment Subject Char"/>
    <w:basedOn w:val="CommentTextChar"/>
    <w:locked/>
    <w:rsid w:val="00FD7340"/>
    <w:rPr>
      <w:rFonts w:ascii="Arial" w:hAnsi="Arial" w:cs="Arial"/>
    </w:rPr>
  </w:style>
  <w:style w:type="paragraph" w:customStyle="1" w:styleId="QISTextCharCharCharCharCharCharCharCharCharCharCharCharChar1CharChar">
    <w:name w:val="QISText Char Char Char Char Char Char Char Char Char Char Char Char Char1 Char Char"/>
    <w:basedOn w:val="Normal"/>
    <w:semiHidden/>
    <w:rsid w:val="00FD7340"/>
    <w:pPr>
      <w:numPr>
        <w:ilvl w:val="1"/>
        <w:numId w:val="22"/>
      </w:numPr>
      <w:spacing w:before="0" w:after="240"/>
    </w:pPr>
    <w:rPr>
      <w:rFonts w:ascii="Verdana" w:eastAsia="MS Mincho" w:hAnsi="Verdana" w:cs="Times New Roman"/>
      <w:sz w:val="22"/>
      <w:szCs w:val="20"/>
      <w:lang w:eastAsia="ja-JP"/>
    </w:rPr>
  </w:style>
  <w:style w:type="paragraph" w:customStyle="1" w:styleId="NormalBullet">
    <w:name w:val="Normal Bullet"/>
    <w:basedOn w:val="Normal"/>
    <w:semiHidden/>
    <w:rsid w:val="00FD7340"/>
    <w:pPr>
      <w:keepLines/>
      <w:numPr>
        <w:numId w:val="12"/>
      </w:numPr>
      <w:tabs>
        <w:tab w:val="clear" w:pos="360"/>
      </w:tabs>
      <w:spacing w:before="80" w:after="80" w:line="280" w:lineRule="atLeast"/>
      <w:ind w:left="1276" w:hanging="425"/>
    </w:pPr>
    <w:rPr>
      <w:rFonts w:cs="Times New Roman"/>
      <w:noProof/>
      <w:szCs w:val="20"/>
      <w:lang w:eastAsia="zh-CN"/>
    </w:rPr>
  </w:style>
  <w:style w:type="paragraph" w:customStyle="1" w:styleId="Main">
    <w:name w:val="Main"/>
    <w:basedOn w:val="Normal"/>
    <w:rsid w:val="00FD7340"/>
    <w:pPr>
      <w:spacing w:before="0" w:after="0"/>
      <w:ind w:left="360"/>
    </w:pPr>
    <w:rPr>
      <w:rFonts w:cs="Times New Roman"/>
      <w:szCs w:val="20"/>
    </w:rPr>
  </w:style>
  <w:style w:type="character" w:customStyle="1" w:styleId="Quotegray">
    <w:name w:val="Quote gray"/>
    <w:rsid w:val="00FD7340"/>
    <w:rPr>
      <w:rFonts w:cs="Times New Roman"/>
      <w:i/>
      <w:iCs/>
      <w:color w:val="808080"/>
    </w:rPr>
  </w:style>
  <w:style w:type="paragraph" w:customStyle="1" w:styleId="StyleControlTabletextBrown">
    <w:name w:val="Style Control Table text + Brown"/>
    <w:basedOn w:val="Normal"/>
    <w:rsid w:val="00FD7340"/>
    <w:pPr>
      <w:keepLines/>
      <w:spacing w:before="0" w:after="0"/>
    </w:pPr>
    <w:rPr>
      <w:rFonts w:cs="Times New Roman"/>
      <w:color w:val="993300"/>
      <w:sz w:val="18"/>
      <w:szCs w:val="20"/>
    </w:rPr>
  </w:style>
  <w:style w:type="paragraph" w:customStyle="1" w:styleId="StyleOtherTableheaderBrown">
    <w:name w:val="Style Other Table header + Brown"/>
    <w:basedOn w:val="Normal"/>
    <w:rsid w:val="00FD7340"/>
    <w:pPr>
      <w:keepLines/>
      <w:spacing w:before="0" w:after="0"/>
    </w:pPr>
    <w:rPr>
      <w:rFonts w:cs="Times New Roman"/>
      <w:b/>
      <w:bCs/>
      <w:color w:val="993300"/>
      <w:sz w:val="18"/>
      <w:szCs w:val="20"/>
    </w:rPr>
  </w:style>
  <w:style w:type="paragraph" w:customStyle="1" w:styleId="ControlTabletext">
    <w:name w:val="Control Table text"/>
    <w:basedOn w:val="Normal"/>
    <w:rsid w:val="00FD7340"/>
    <w:pPr>
      <w:keepLines/>
      <w:spacing w:before="0" w:after="0"/>
    </w:pPr>
    <w:rPr>
      <w:rFonts w:cs="Times New Roman"/>
      <w:sz w:val="18"/>
      <w:szCs w:val="20"/>
    </w:rPr>
  </w:style>
  <w:style w:type="paragraph" w:customStyle="1" w:styleId="OtherTableheader">
    <w:name w:val="Other Table header"/>
    <w:basedOn w:val="ControlTabletext"/>
    <w:rsid w:val="00FD7340"/>
    <w:rPr>
      <w:b/>
      <w:bCs/>
    </w:rPr>
  </w:style>
  <w:style w:type="paragraph" w:customStyle="1" w:styleId="StyleBoldBefore12pt1">
    <w:name w:val="Style Bold Before:  12 pt1"/>
    <w:basedOn w:val="Normal"/>
    <w:rsid w:val="00FD7340"/>
    <w:pPr>
      <w:keepNext/>
      <w:spacing w:before="240" w:after="240"/>
    </w:pPr>
    <w:rPr>
      <w:rFonts w:cs="Times New Roman"/>
      <w:b/>
      <w:bCs/>
      <w:szCs w:val="20"/>
    </w:rPr>
  </w:style>
  <w:style w:type="paragraph" w:customStyle="1" w:styleId="CloseBullets">
    <w:name w:val="Close Bullets"/>
    <w:basedOn w:val="Normal"/>
    <w:semiHidden/>
    <w:rsid w:val="00FD7340"/>
    <w:pPr>
      <w:spacing w:before="0" w:after="240"/>
      <w:contextualSpacing/>
    </w:pPr>
    <w:rPr>
      <w:rFonts w:cs="Times New Roman"/>
      <w:noProof/>
      <w:szCs w:val="20"/>
    </w:rPr>
  </w:style>
  <w:style w:type="paragraph" w:customStyle="1" w:styleId="Titrearticle">
    <w:name w:val="Titre article"/>
    <w:basedOn w:val="Normal"/>
    <w:next w:val="Normal"/>
    <w:rsid w:val="00FD7340"/>
    <w:pPr>
      <w:keepNext/>
      <w:spacing w:before="360"/>
      <w:jc w:val="center"/>
    </w:pPr>
    <w:rPr>
      <w:rFonts w:ascii="Times New Roman" w:hAnsi="Times New Roman" w:cs="Times New Roman"/>
      <w:i/>
      <w:lang w:eastAsia="de-DE"/>
    </w:rPr>
  </w:style>
  <w:style w:type="paragraph" w:customStyle="1" w:styleId="Tiret3">
    <w:name w:val="Tiret 3"/>
    <w:basedOn w:val="Normal"/>
    <w:rsid w:val="00FD7340"/>
    <w:pPr>
      <w:numPr>
        <w:numId w:val="14"/>
      </w:numPr>
      <w:spacing w:before="120"/>
    </w:pPr>
    <w:rPr>
      <w:rFonts w:ascii="Times New Roman" w:hAnsi="Times New Roman" w:cs="Times New Roman"/>
      <w:lang w:eastAsia="de-DE"/>
    </w:rPr>
  </w:style>
  <w:style w:type="paragraph" w:styleId="ListParagraph">
    <w:name w:val="List Paragraph"/>
    <w:basedOn w:val="Normal"/>
    <w:uiPriority w:val="34"/>
    <w:qFormat/>
    <w:rsid w:val="00FD7340"/>
    <w:pPr>
      <w:ind w:left="720"/>
    </w:pPr>
  </w:style>
  <w:style w:type="paragraph" w:customStyle="1" w:styleId="StyleHeading2NotItalic">
    <w:name w:val="Style Heading 2 + Not Italic"/>
    <w:basedOn w:val="Heading2"/>
    <w:rsid w:val="00FD7340"/>
    <w:pPr>
      <w:tabs>
        <w:tab w:val="num" w:pos="3276"/>
      </w:tabs>
      <w:ind w:left="3420" w:hanging="720"/>
    </w:pPr>
    <w:rPr>
      <w:bCs/>
      <w:i/>
      <w:sz w:val="22"/>
      <w:szCs w:val="22"/>
      <w:lang w:val="en-US"/>
    </w:rPr>
  </w:style>
  <w:style w:type="paragraph" w:styleId="ListNumber4">
    <w:name w:val="List Number 4"/>
    <w:basedOn w:val="Normal"/>
    <w:rsid w:val="00FD7340"/>
    <w:pPr>
      <w:numPr>
        <w:numId w:val="1"/>
      </w:numPr>
      <w:tabs>
        <w:tab w:val="clear" w:pos="360"/>
        <w:tab w:val="num" w:pos="1209"/>
      </w:tabs>
      <w:ind w:left="1209"/>
    </w:pPr>
  </w:style>
  <w:style w:type="paragraph" w:styleId="Index1">
    <w:name w:val="index 1"/>
    <w:basedOn w:val="Normal"/>
    <w:next w:val="Normal"/>
    <w:autoRedefine/>
    <w:semiHidden/>
    <w:rsid w:val="00FD7340"/>
    <w:pPr>
      <w:ind w:left="240" w:hanging="240"/>
    </w:pPr>
  </w:style>
  <w:style w:type="paragraph" w:customStyle="1" w:styleId="StyleOtherTableheader10pt">
    <w:name w:val="Style Other Table header + 10 pt"/>
    <w:basedOn w:val="OtherTableheader"/>
    <w:rsid w:val="00FD7340"/>
    <w:pPr>
      <w:spacing w:before="60" w:after="60"/>
    </w:pPr>
    <w:rPr>
      <w:sz w:val="20"/>
    </w:rPr>
  </w:style>
  <w:style w:type="paragraph" w:customStyle="1" w:styleId="StyleLeft063cm">
    <w:name w:val="Style Left:  0.63 cm"/>
    <w:basedOn w:val="Normal"/>
    <w:rsid w:val="00FD7340"/>
    <w:pPr>
      <w:ind w:left="360"/>
    </w:pPr>
    <w:rPr>
      <w:rFonts w:cs="Times New Roman"/>
      <w:szCs w:val="20"/>
    </w:rPr>
  </w:style>
  <w:style w:type="paragraph" w:customStyle="1" w:styleId="TableBullets">
    <w:name w:val="Table Bullets"/>
    <w:basedOn w:val="TableText"/>
    <w:rsid w:val="00FD7340"/>
    <w:pPr>
      <w:numPr>
        <w:numId w:val="15"/>
      </w:numPr>
      <w:tabs>
        <w:tab w:val="clear" w:pos="720"/>
        <w:tab w:val="num" w:pos="357"/>
      </w:tabs>
      <w:ind w:left="357" w:hanging="357"/>
    </w:pPr>
  </w:style>
  <w:style w:type="character" w:styleId="FollowedHyperlink">
    <w:name w:val="FollowedHyperlink"/>
    <w:rsid w:val="00FD7340"/>
    <w:rPr>
      <w:rFonts w:cs="Times New Roman"/>
      <w:color w:val="800080"/>
      <w:u w:val="single"/>
    </w:rPr>
  </w:style>
  <w:style w:type="character" w:customStyle="1" w:styleId="CommentTextChar1">
    <w:name w:val="Comment Text Char1"/>
    <w:link w:val="CommentText"/>
    <w:semiHidden/>
    <w:locked/>
    <w:rsid w:val="00FD7340"/>
    <w:rPr>
      <w:rFonts w:ascii="Arial" w:hAnsi="Arial" w:cs="Arial"/>
      <w:lang w:val="en-GB" w:eastAsia="en-GB" w:bidi="ar-SA"/>
    </w:rPr>
  </w:style>
  <w:style w:type="paragraph" w:styleId="Caption">
    <w:name w:val="caption"/>
    <w:basedOn w:val="Normal"/>
    <w:next w:val="Normal"/>
    <w:link w:val="CaptionChar"/>
    <w:uiPriority w:val="35"/>
    <w:qFormat/>
    <w:rsid w:val="00C216A8"/>
    <w:pPr>
      <w:numPr>
        <w:numId w:val="50"/>
      </w:numPr>
    </w:pPr>
    <w:rPr>
      <w:b/>
      <w:bCs/>
      <w:szCs w:val="20"/>
    </w:rPr>
  </w:style>
  <w:style w:type="paragraph" w:styleId="ListBullet">
    <w:name w:val="List Bullet"/>
    <w:basedOn w:val="Normal"/>
    <w:rsid w:val="00FD7340"/>
    <w:pPr>
      <w:numPr>
        <w:numId w:val="4"/>
      </w:numPr>
      <w:tabs>
        <w:tab w:val="clear" w:pos="1440"/>
        <w:tab w:val="num" w:pos="714"/>
      </w:tabs>
      <w:spacing w:before="120"/>
      <w:ind w:left="714" w:hanging="357"/>
    </w:pPr>
  </w:style>
  <w:style w:type="character" w:customStyle="1" w:styleId="CharChar2">
    <w:name w:val="Char Char2"/>
    <w:locked/>
    <w:rsid w:val="00FD7340"/>
    <w:rPr>
      <w:rFonts w:ascii="Arial" w:eastAsia="Batang" w:hAnsi="Arial" w:cs="Arial"/>
      <w:lang w:val="en-GB" w:eastAsia="en-US" w:bidi="ar-SA"/>
    </w:rPr>
  </w:style>
  <w:style w:type="character" w:customStyle="1" w:styleId="CommentSubjectChar1">
    <w:name w:val="Comment Subject Char1"/>
    <w:link w:val="CommentSubject"/>
    <w:locked/>
    <w:rsid w:val="00FD7340"/>
    <w:rPr>
      <w:rFonts w:ascii="Arial" w:hAnsi="Arial" w:cs="Arial"/>
      <w:b/>
      <w:bCs/>
      <w:lang w:val="en-GB" w:eastAsia="en-GB" w:bidi="ar-SA"/>
    </w:rPr>
  </w:style>
  <w:style w:type="paragraph" w:customStyle="1" w:styleId="Style4">
    <w:name w:val="Style4"/>
    <w:basedOn w:val="Normal"/>
    <w:rsid w:val="00FD7340"/>
    <w:pPr>
      <w:tabs>
        <w:tab w:val="num" w:pos="720"/>
      </w:tabs>
      <w:ind w:left="720" w:hanging="720"/>
    </w:pPr>
    <w:rPr>
      <w:b/>
      <w:bCs/>
      <w:i/>
      <w:iCs/>
      <w:szCs w:val="20"/>
    </w:rPr>
  </w:style>
  <w:style w:type="paragraph" w:customStyle="1" w:styleId="Style6">
    <w:name w:val="Style6"/>
    <w:basedOn w:val="Heading2"/>
    <w:rsid w:val="00FD7340"/>
    <w:pPr>
      <w:tabs>
        <w:tab w:val="num" w:pos="720"/>
      </w:tabs>
      <w:spacing w:before="0" w:after="120"/>
      <w:ind w:left="720" w:hanging="720"/>
    </w:pPr>
    <w:rPr>
      <w:bCs/>
      <w:sz w:val="20"/>
      <w:szCs w:val="20"/>
    </w:rPr>
  </w:style>
  <w:style w:type="paragraph" w:customStyle="1" w:styleId="ListLastBullet">
    <w:name w:val="List Last Bullet"/>
    <w:basedOn w:val="ListBullet"/>
    <w:autoRedefine/>
    <w:rsid w:val="00FD7340"/>
    <w:pPr>
      <w:numPr>
        <w:numId w:val="16"/>
      </w:numPr>
      <w:tabs>
        <w:tab w:val="clear" w:pos="360"/>
        <w:tab w:val="left" w:pos="720"/>
        <w:tab w:val="num" w:pos="850"/>
        <w:tab w:val="num" w:pos="1134"/>
      </w:tabs>
      <w:snapToGrid w:val="0"/>
      <w:spacing w:before="0" w:after="280"/>
      <w:ind w:left="709" w:hanging="1134"/>
      <w:jc w:val="center"/>
      <w:outlineLvl w:val="4"/>
    </w:pPr>
    <w:rPr>
      <w:rFonts w:cs="Times New Roman"/>
      <w:b/>
      <w:bCs/>
      <w:sz w:val="18"/>
      <w:szCs w:val="18"/>
      <w:lang w:eastAsia="en-US"/>
    </w:rPr>
  </w:style>
  <w:style w:type="character" w:customStyle="1" w:styleId="CharChar11">
    <w:name w:val="Char Char11"/>
    <w:rsid w:val="00FD7340"/>
    <w:rPr>
      <w:rFonts w:ascii="Arial" w:hAnsi="Arial" w:cs="Arial"/>
      <w:sz w:val="24"/>
      <w:szCs w:val="24"/>
      <w:lang w:val="en-GB" w:eastAsia="en-GB" w:bidi="ar-SA"/>
    </w:rPr>
  </w:style>
  <w:style w:type="character" w:customStyle="1" w:styleId="CharChar3">
    <w:name w:val="Char Char3"/>
    <w:rsid w:val="00FD7340"/>
    <w:rPr>
      <w:rFonts w:ascii="Cambria" w:hAnsi="Cambria" w:cs="Times New Roman"/>
      <w:b/>
      <w:bCs/>
      <w:lang w:val="en-GB" w:eastAsia="en-GB" w:bidi="ar-SA"/>
    </w:rPr>
  </w:style>
  <w:style w:type="paragraph" w:customStyle="1" w:styleId="listparagraphcxspmiddle">
    <w:name w:val="listparagraphcxspmiddle"/>
    <w:basedOn w:val="Normal"/>
    <w:rsid w:val="00FD7340"/>
    <w:pPr>
      <w:spacing w:before="100" w:beforeAutospacing="1" w:after="100" w:afterAutospacing="1"/>
    </w:pPr>
    <w:rPr>
      <w:rFonts w:ascii="Times New Roman" w:hAnsi="Times New Roman" w:cs="Times New Roman"/>
      <w:sz w:val="24"/>
    </w:rPr>
  </w:style>
  <w:style w:type="paragraph" w:customStyle="1" w:styleId="listparagraphcxsplast">
    <w:name w:val="listparagraphcxsplast"/>
    <w:basedOn w:val="Normal"/>
    <w:rsid w:val="00FD7340"/>
    <w:pPr>
      <w:spacing w:before="100" w:beforeAutospacing="1" w:after="100" w:afterAutospacing="1"/>
    </w:pPr>
    <w:rPr>
      <w:rFonts w:ascii="Times New Roman" w:hAnsi="Times New Roman" w:cs="Times New Roman"/>
      <w:sz w:val="24"/>
    </w:rPr>
  </w:style>
  <w:style w:type="paragraph" w:styleId="ListBullet2">
    <w:name w:val="List Bullet 2"/>
    <w:basedOn w:val="Normal"/>
    <w:rsid w:val="00FD7340"/>
    <w:pPr>
      <w:numPr>
        <w:numId w:val="3"/>
      </w:numPr>
      <w:tabs>
        <w:tab w:val="clear" w:pos="1209"/>
        <w:tab w:val="num" w:pos="1072"/>
      </w:tabs>
      <w:spacing w:before="120"/>
      <w:ind w:left="1072" w:hanging="358"/>
    </w:pPr>
    <w:rPr>
      <w:lang w:val="en-US"/>
    </w:rPr>
  </w:style>
  <w:style w:type="paragraph" w:styleId="ListBullet3">
    <w:name w:val="List Bullet 3"/>
    <w:basedOn w:val="Normal"/>
    <w:rsid w:val="00FD7340"/>
    <w:pPr>
      <w:numPr>
        <w:numId w:val="19"/>
      </w:numPr>
      <w:tabs>
        <w:tab w:val="clear" w:pos="1429"/>
        <w:tab w:val="num" w:pos="2127"/>
      </w:tabs>
      <w:spacing w:before="120"/>
      <w:ind w:left="2127" w:hanging="284"/>
    </w:pPr>
  </w:style>
  <w:style w:type="paragraph" w:styleId="ListContinue">
    <w:name w:val="List Continue"/>
    <w:basedOn w:val="Normal"/>
    <w:rsid w:val="00FD7340"/>
    <w:pPr>
      <w:spacing w:before="120"/>
      <w:ind w:left="714"/>
    </w:pPr>
  </w:style>
  <w:style w:type="paragraph" w:customStyle="1" w:styleId="Tableheaderstandard">
    <w:name w:val="Table header standard"/>
    <w:basedOn w:val="Normal"/>
    <w:link w:val="TableheaderstandardChar"/>
    <w:rsid w:val="00FD7340"/>
    <w:pPr>
      <w:keepNext/>
      <w:spacing w:before="0" w:after="0"/>
    </w:pPr>
    <w:rPr>
      <w:rFonts w:cs="Times New Roman"/>
      <w:b/>
      <w:bCs/>
      <w:sz w:val="18"/>
      <w:szCs w:val="20"/>
    </w:rPr>
  </w:style>
  <w:style w:type="character" w:customStyle="1" w:styleId="TableheaderstandardChar">
    <w:name w:val="Table header standard Char"/>
    <w:link w:val="Tableheaderstandard"/>
    <w:locked/>
    <w:rsid w:val="00FD7340"/>
    <w:rPr>
      <w:rFonts w:ascii="Arial" w:hAnsi="Arial"/>
      <w:b/>
      <w:bCs/>
      <w:sz w:val="18"/>
      <w:lang w:val="en-GB" w:eastAsia="en-GB" w:bidi="ar-SA"/>
    </w:rPr>
  </w:style>
  <w:style w:type="paragraph" w:customStyle="1" w:styleId="Tabletextspaced">
    <w:name w:val="Table text spaced"/>
    <w:basedOn w:val="ControlTabletext"/>
    <w:rsid w:val="00FD7340"/>
    <w:pPr>
      <w:spacing w:after="120"/>
    </w:pPr>
  </w:style>
  <w:style w:type="paragraph" w:customStyle="1" w:styleId="Tabletextveryspaced">
    <w:name w:val="Table text very spaced"/>
    <w:basedOn w:val="Tabletextspaced"/>
    <w:rsid w:val="00FD7340"/>
    <w:pPr>
      <w:spacing w:before="120" w:after="240"/>
    </w:pPr>
  </w:style>
  <w:style w:type="character" w:customStyle="1" w:styleId="CharChar21">
    <w:name w:val="Char Char21"/>
    <w:semiHidden/>
    <w:rsid w:val="00FD7340"/>
    <w:rPr>
      <w:rFonts w:ascii="Arial" w:hAnsi="Arial" w:cs="Arial"/>
    </w:rPr>
  </w:style>
  <w:style w:type="paragraph" w:customStyle="1" w:styleId="ListNumberLevel3">
    <w:name w:val="List Number (Level 3)"/>
    <w:basedOn w:val="Normal"/>
    <w:rsid w:val="00FD7340"/>
    <w:pPr>
      <w:numPr>
        <w:ilvl w:val="2"/>
        <w:numId w:val="22"/>
      </w:numPr>
      <w:spacing w:before="120"/>
    </w:pPr>
    <w:rPr>
      <w:rFonts w:ascii="Times New Roman" w:hAnsi="Times New Roman" w:cs="Times New Roman"/>
      <w:sz w:val="24"/>
      <w:lang w:eastAsia="de-DE"/>
    </w:rPr>
  </w:style>
  <w:style w:type="paragraph" w:customStyle="1" w:styleId="BodyText-keepwithnext">
    <w:name w:val="Body Text - keep with next"/>
    <w:basedOn w:val="BodyText"/>
    <w:rsid w:val="00FD7340"/>
    <w:pPr>
      <w:keepNext/>
    </w:pPr>
  </w:style>
  <w:style w:type="paragraph" w:customStyle="1" w:styleId="Appendix">
    <w:name w:val="Appendix"/>
    <w:rsid w:val="00FD7340"/>
    <w:pPr>
      <w:pageBreakBefore/>
      <w:numPr>
        <w:numId w:val="18"/>
      </w:numPr>
      <w:spacing w:before="240" w:after="240"/>
    </w:pPr>
    <w:rPr>
      <w:rFonts w:ascii="Arial" w:hAnsi="Arial" w:cs="Arial"/>
      <w:b/>
      <w:bCs/>
      <w:kern w:val="32"/>
      <w:sz w:val="24"/>
      <w:szCs w:val="22"/>
    </w:rPr>
  </w:style>
  <w:style w:type="paragraph" w:styleId="Revision">
    <w:name w:val="Revision"/>
    <w:hidden/>
    <w:semiHidden/>
    <w:rsid w:val="00FD7340"/>
    <w:rPr>
      <w:rFonts w:ascii="Arial" w:hAnsi="Arial" w:cs="Arial"/>
      <w:szCs w:val="24"/>
    </w:rPr>
  </w:style>
  <w:style w:type="paragraph" w:customStyle="1" w:styleId="Style5">
    <w:name w:val="Style5"/>
    <w:basedOn w:val="Normal"/>
    <w:rsid w:val="00FD7340"/>
    <w:pPr>
      <w:numPr>
        <w:ilvl w:val="2"/>
        <w:numId w:val="5"/>
      </w:numPr>
      <w:jc w:val="left"/>
    </w:pPr>
    <w:rPr>
      <w:bCs/>
      <w:iCs/>
      <w:szCs w:val="20"/>
    </w:rPr>
  </w:style>
  <w:style w:type="paragraph" w:customStyle="1" w:styleId="CcList">
    <w:name w:val="Cc List"/>
    <w:basedOn w:val="Normal"/>
    <w:rsid w:val="00FD7340"/>
  </w:style>
  <w:style w:type="paragraph" w:styleId="BodyTextFirstIndent2">
    <w:name w:val="Body Text First Indent 2"/>
    <w:basedOn w:val="BodyTextIndent"/>
    <w:link w:val="BodyTextFirstIndent2Char"/>
    <w:rsid w:val="00FD7340"/>
    <w:pPr>
      <w:ind w:firstLine="210"/>
    </w:pPr>
  </w:style>
  <w:style w:type="character" w:customStyle="1" w:styleId="BodyTextFirstIndent2Char">
    <w:name w:val="Body Text First Indent 2 Char"/>
    <w:basedOn w:val="BodyTextIndentChar"/>
    <w:link w:val="BodyTextFirstIndent2"/>
    <w:semiHidden/>
    <w:locked/>
    <w:rsid w:val="00FD7340"/>
    <w:rPr>
      <w:rFonts w:ascii="Arial" w:hAnsi="Arial" w:cs="Arial"/>
      <w:szCs w:val="24"/>
      <w:lang w:val="en-GB" w:eastAsia="en-GB" w:bidi="ar-SA"/>
    </w:rPr>
  </w:style>
  <w:style w:type="character" w:customStyle="1" w:styleId="ListNumberChar">
    <w:name w:val="List Number Char"/>
    <w:locked/>
    <w:rsid w:val="00FD7340"/>
    <w:rPr>
      <w:rFonts w:ascii="Arial" w:eastAsia="Batang" w:hAnsi="Arial" w:cs="Times New Roman"/>
      <w:lang w:eastAsia="en-US"/>
    </w:rPr>
  </w:style>
  <w:style w:type="paragraph" w:customStyle="1" w:styleId="ListDash1">
    <w:name w:val="List Dash 1"/>
    <w:basedOn w:val="Normal"/>
    <w:rsid w:val="00FD7340"/>
    <w:pPr>
      <w:numPr>
        <w:numId w:val="20"/>
      </w:numPr>
      <w:spacing w:before="120"/>
    </w:pPr>
    <w:rPr>
      <w:rFonts w:ascii="Times New Roman" w:hAnsi="Times New Roman" w:cs="Times New Roman"/>
      <w:sz w:val="24"/>
      <w:lang w:eastAsia="de-DE"/>
    </w:rPr>
  </w:style>
  <w:style w:type="paragraph" w:customStyle="1" w:styleId="Subheading">
    <w:name w:val="Sub heading"/>
    <w:basedOn w:val="Normal"/>
    <w:next w:val="Normal"/>
    <w:rsid w:val="00FD7340"/>
    <w:pPr>
      <w:keepNext/>
      <w:spacing w:before="240" w:after="180"/>
    </w:pPr>
    <w:rPr>
      <w:rFonts w:cs="Times New Roman"/>
      <w:b/>
      <w:bCs/>
      <w:szCs w:val="20"/>
    </w:rPr>
  </w:style>
  <w:style w:type="paragraph" w:customStyle="1" w:styleId="TableheaderLeft">
    <w:name w:val="Table header Left"/>
    <w:basedOn w:val="Normal"/>
    <w:link w:val="TableheaderLeftCharChar"/>
    <w:rsid w:val="00FD7340"/>
    <w:pPr>
      <w:keepNext/>
      <w:spacing w:before="0" w:after="0"/>
      <w:jc w:val="left"/>
    </w:pPr>
    <w:rPr>
      <w:rFonts w:cs="Times New Roman"/>
      <w:b/>
      <w:bCs/>
      <w:sz w:val="18"/>
      <w:szCs w:val="20"/>
    </w:rPr>
  </w:style>
  <w:style w:type="character" w:customStyle="1" w:styleId="TableheaderLeftCharChar">
    <w:name w:val="Table header Left Char Char"/>
    <w:link w:val="TableheaderLeft"/>
    <w:locked/>
    <w:rsid w:val="00FD7340"/>
    <w:rPr>
      <w:rFonts w:ascii="Arial" w:hAnsi="Arial"/>
      <w:b/>
      <w:bCs/>
      <w:sz w:val="18"/>
      <w:lang w:val="en-GB" w:eastAsia="en-GB" w:bidi="ar-SA"/>
    </w:rPr>
  </w:style>
  <w:style w:type="paragraph" w:customStyle="1" w:styleId="Tabletexttight">
    <w:name w:val="Table text tight"/>
    <w:basedOn w:val="ControlTabletext"/>
    <w:link w:val="TabletexttightChar"/>
    <w:rsid w:val="00FD7340"/>
    <w:pPr>
      <w:keepNext/>
      <w:jc w:val="left"/>
    </w:pPr>
  </w:style>
  <w:style w:type="paragraph" w:customStyle="1" w:styleId="TableheaderCentered">
    <w:name w:val="Table header Centered"/>
    <w:basedOn w:val="TableheaderLeft"/>
    <w:rsid w:val="00FD7340"/>
    <w:pPr>
      <w:jc w:val="center"/>
    </w:pPr>
  </w:style>
  <w:style w:type="paragraph" w:customStyle="1" w:styleId="TabletexttightCentered">
    <w:name w:val="Table text tight Centered"/>
    <w:basedOn w:val="Tabletexttight"/>
    <w:rsid w:val="00FD7340"/>
    <w:pPr>
      <w:jc w:val="center"/>
    </w:pPr>
  </w:style>
  <w:style w:type="character" w:customStyle="1" w:styleId="TabletexttightChar">
    <w:name w:val="Table text tight Char"/>
    <w:link w:val="Tabletexttight"/>
    <w:locked/>
    <w:rsid w:val="00FD7340"/>
    <w:rPr>
      <w:rFonts w:ascii="Arial" w:hAnsi="Arial"/>
      <w:sz w:val="18"/>
      <w:lang w:val="en-GB" w:eastAsia="en-GB" w:bidi="ar-SA"/>
    </w:rPr>
  </w:style>
  <w:style w:type="paragraph" w:customStyle="1" w:styleId="TabletexttightRed">
    <w:name w:val="Table text tight Red"/>
    <w:basedOn w:val="Tabletexttight"/>
    <w:rsid w:val="00FD7340"/>
    <w:rPr>
      <w:color w:val="FF0000"/>
    </w:rPr>
  </w:style>
  <w:style w:type="paragraph" w:customStyle="1" w:styleId="Valuationreportsection">
    <w:name w:val="Valuation report section"/>
    <w:basedOn w:val="Normal"/>
    <w:next w:val="Normal"/>
    <w:rsid w:val="00FD7340"/>
    <w:pPr>
      <w:numPr>
        <w:numId w:val="2"/>
      </w:numPr>
      <w:tabs>
        <w:tab w:val="clear" w:pos="643"/>
        <w:tab w:val="num" w:pos="720"/>
      </w:tabs>
      <w:spacing w:after="180"/>
      <w:ind w:left="720"/>
    </w:pPr>
    <w:rPr>
      <w:color w:val="FFFFFF"/>
      <w:szCs w:val="20"/>
    </w:rPr>
  </w:style>
  <w:style w:type="paragraph" w:customStyle="1" w:styleId="ListBullet-nolinesbetween">
    <w:name w:val="List Bullet - no lines between"/>
    <w:basedOn w:val="ListBullet"/>
    <w:rsid w:val="00FD7340"/>
    <w:pPr>
      <w:contextualSpacing/>
    </w:pPr>
  </w:style>
  <w:style w:type="paragraph" w:styleId="ListContinue2">
    <w:name w:val="List Continue 2"/>
    <w:basedOn w:val="Normal"/>
    <w:rsid w:val="00FD7340"/>
    <w:pPr>
      <w:spacing w:before="120"/>
      <w:ind w:left="1072"/>
    </w:pPr>
  </w:style>
  <w:style w:type="character" w:customStyle="1" w:styleId="CharChar8">
    <w:name w:val="Char Char8"/>
    <w:rsid w:val="00FD7340"/>
    <w:rPr>
      <w:rFonts w:ascii="Arial" w:hAnsi="Arial" w:cs="Arial"/>
      <w:sz w:val="22"/>
      <w:szCs w:val="22"/>
    </w:rPr>
  </w:style>
  <w:style w:type="numbering" w:customStyle="1" w:styleId="Bullets">
    <w:name w:val="Bullets"/>
    <w:rsid w:val="00FD7340"/>
    <w:pPr>
      <w:numPr>
        <w:numId w:val="11"/>
      </w:numPr>
    </w:pPr>
  </w:style>
  <w:style w:type="numbering" w:customStyle="1" w:styleId="SpacedBullets">
    <w:name w:val="Spaced Bullets"/>
    <w:rsid w:val="00FD7340"/>
    <w:pPr>
      <w:numPr>
        <w:numId w:val="13"/>
      </w:numPr>
    </w:pPr>
  </w:style>
  <w:style w:type="paragraph" w:styleId="Title">
    <w:name w:val="Title"/>
    <w:basedOn w:val="Normal"/>
    <w:next w:val="Normal"/>
    <w:link w:val="TitleChar"/>
    <w:qFormat/>
    <w:rsid w:val="004D7616"/>
    <w:pPr>
      <w:pBdr>
        <w:bottom w:val="single" w:sz="8" w:space="4" w:color="4F81BD" w:themeColor="accent1"/>
      </w:pBdr>
      <w:spacing w:before="0"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rsid w:val="004D7616"/>
    <w:rPr>
      <w:rFonts w:ascii="Pru Sans Normal" w:eastAsiaTheme="majorEastAsia" w:hAnsi="Pru Sans Normal" w:cstheme="majorBidi"/>
      <w:color w:val="17365D" w:themeColor="text2" w:themeShade="BF"/>
      <w:spacing w:val="5"/>
      <w:kern w:val="28"/>
      <w:sz w:val="52"/>
      <w:szCs w:val="52"/>
    </w:rPr>
  </w:style>
  <w:style w:type="paragraph" w:customStyle="1" w:styleId="DocumentSubtitle">
    <w:name w:val="Document Subtitle"/>
    <w:basedOn w:val="Normal"/>
    <w:qFormat/>
    <w:rsid w:val="004D7616"/>
    <w:pPr>
      <w:jc w:val="center"/>
    </w:pPr>
    <w:rPr>
      <w:b/>
      <w:color w:val="365F91" w:themeColor="accent1" w:themeShade="BF"/>
      <w:sz w:val="28"/>
    </w:rPr>
  </w:style>
  <w:style w:type="paragraph" w:customStyle="1" w:styleId="NumberedHeading2">
    <w:name w:val="Numbered Heading 2"/>
    <w:basedOn w:val="Heading2"/>
    <w:next w:val="NormalIndent"/>
    <w:rsid w:val="004D7616"/>
    <w:pPr>
      <w:spacing w:before="120" w:after="120"/>
    </w:pPr>
    <w:rPr>
      <w:rFonts w:cs="Times New Roman"/>
      <w:bCs/>
      <w:szCs w:val="20"/>
    </w:rPr>
  </w:style>
  <w:style w:type="table" w:styleId="TableClassic3">
    <w:name w:val="Table Classic 3"/>
    <w:basedOn w:val="TableNormal"/>
    <w:rsid w:val="00C17221"/>
    <w:pPr>
      <w:spacing w:before="60"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LightList-Accent3">
    <w:name w:val="Light List Accent 3"/>
    <w:basedOn w:val="TableNormal"/>
    <w:uiPriority w:val="61"/>
    <w:rsid w:val="00C1722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semiHidden/>
    <w:unhideWhenUsed/>
    <w:qFormat/>
    <w:rsid w:val="007506B6"/>
    <w:pPr>
      <w:keepLines/>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lang w:val="en-US" w:eastAsia="ja-JP"/>
    </w:rPr>
  </w:style>
  <w:style w:type="paragraph" w:styleId="TableofFigures">
    <w:name w:val="table of figures"/>
    <w:basedOn w:val="Normal"/>
    <w:next w:val="Normal"/>
    <w:uiPriority w:val="99"/>
    <w:rsid w:val="007506B6"/>
    <w:pPr>
      <w:spacing w:after="0"/>
    </w:pPr>
  </w:style>
  <w:style w:type="table" w:styleId="TableClassic1">
    <w:name w:val="Table Classic 1"/>
    <w:basedOn w:val="TableNormal"/>
    <w:rsid w:val="00310FC2"/>
    <w:pPr>
      <w:spacing w:before="60"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List-Accent1">
    <w:name w:val="Light List Accent 1"/>
    <w:basedOn w:val="TableNormal"/>
    <w:uiPriority w:val="61"/>
    <w:rsid w:val="00F8606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ulletLevel2">
    <w:name w:val="Bullet Level 2"/>
    <w:basedOn w:val="Normal"/>
    <w:rsid w:val="00574E1F"/>
    <w:pPr>
      <w:numPr>
        <w:numId w:val="30"/>
      </w:numPr>
      <w:tabs>
        <w:tab w:val="left" w:pos="1134"/>
        <w:tab w:val="left" w:pos="1701"/>
        <w:tab w:val="left" w:pos="2268"/>
        <w:tab w:val="left" w:pos="2835"/>
        <w:tab w:val="left" w:pos="3402"/>
        <w:tab w:val="left" w:pos="3969"/>
        <w:tab w:val="left" w:pos="4536"/>
        <w:tab w:val="left" w:pos="5103"/>
      </w:tabs>
      <w:spacing w:before="0" w:after="0"/>
      <w:jc w:val="left"/>
    </w:pPr>
    <w:rPr>
      <w:szCs w:val="20"/>
    </w:rPr>
  </w:style>
  <w:style w:type="character" w:customStyle="1" w:styleId="A6">
    <w:name w:val="A6"/>
    <w:uiPriority w:val="99"/>
    <w:rsid w:val="00574E1F"/>
    <w:rPr>
      <w:rFonts w:cs="Akzidenz Grotesk BQ"/>
      <w:color w:val="000000"/>
      <w:sz w:val="18"/>
      <w:szCs w:val="18"/>
    </w:rPr>
  </w:style>
  <w:style w:type="paragraph" w:customStyle="1" w:styleId="Style7">
    <w:name w:val="Style7"/>
    <w:basedOn w:val="Caption"/>
    <w:link w:val="Style7Char"/>
    <w:qFormat/>
    <w:rsid w:val="006A16D6"/>
    <w:pPr>
      <w:numPr>
        <w:numId w:val="0"/>
      </w:numPr>
      <w:ind w:left="360"/>
    </w:pPr>
  </w:style>
  <w:style w:type="character" w:customStyle="1" w:styleId="CaptionChar">
    <w:name w:val="Caption Char"/>
    <w:basedOn w:val="DefaultParagraphFont"/>
    <w:link w:val="Caption"/>
    <w:uiPriority w:val="35"/>
    <w:rsid w:val="006A16D6"/>
    <w:rPr>
      <w:rFonts w:ascii="Pru Sans Normal" w:hAnsi="Pru Sans Normal" w:cs="Arial"/>
      <w:b/>
      <w:bCs/>
    </w:rPr>
  </w:style>
  <w:style w:type="character" w:customStyle="1" w:styleId="Style7Char">
    <w:name w:val="Style7 Char"/>
    <w:basedOn w:val="CaptionChar"/>
    <w:link w:val="Style7"/>
    <w:rsid w:val="006A16D6"/>
    <w:rPr>
      <w:rFonts w:ascii="Pru Sans Normal" w:hAnsi="Pru Sans Normal" w:cs="Arial"/>
      <w:b/>
      <w:bCs/>
    </w:rPr>
  </w:style>
  <w:style w:type="paragraph" w:customStyle="1" w:styleId="Default">
    <w:name w:val="Default"/>
    <w:rsid w:val="00352DF2"/>
    <w:pPr>
      <w:autoSpaceDE w:val="0"/>
      <w:autoSpaceDN w:val="0"/>
      <w:adjustRightInd w:val="0"/>
    </w:pPr>
    <w:rPr>
      <w:color w:val="000000"/>
      <w:sz w:val="24"/>
      <w:szCs w:val="24"/>
    </w:rPr>
  </w:style>
  <w:style w:type="paragraph" w:styleId="FootnoteText">
    <w:name w:val="footnote text"/>
    <w:basedOn w:val="Normal"/>
    <w:link w:val="FootnoteTextChar"/>
    <w:rsid w:val="00CD4328"/>
    <w:pPr>
      <w:spacing w:before="0" w:after="0"/>
    </w:pPr>
    <w:rPr>
      <w:szCs w:val="20"/>
    </w:rPr>
  </w:style>
  <w:style w:type="character" w:customStyle="1" w:styleId="FootnoteTextChar">
    <w:name w:val="Footnote Text Char"/>
    <w:basedOn w:val="DefaultParagraphFont"/>
    <w:link w:val="FootnoteText"/>
    <w:rsid w:val="00CD4328"/>
    <w:rPr>
      <w:rFonts w:ascii="Pru Sans Normal" w:hAnsi="Pru Sans Normal" w:cs="Arial"/>
    </w:rPr>
  </w:style>
  <w:style w:type="character" w:styleId="FootnoteReference">
    <w:name w:val="footnote reference"/>
    <w:basedOn w:val="DefaultParagraphFont"/>
    <w:rsid w:val="00CD4328"/>
    <w:rPr>
      <w:vertAlign w:val="superscript"/>
    </w:rPr>
  </w:style>
  <w:style w:type="paragraph" w:styleId="NoSpacing">
    <w:name w:val="No Spacing"/>
    <w:uiPriority w:val="1"/>
    <w:qFormat/>
    <w:rsid w:val="00950527"/>
    <w:pPr>
      <w:jc w:val="both"/>
    </w:pPr>
    <w:rPr>
      <w:rFonts w:ascii="Pru Sans Normal" w:hAnsi="Pru Sans Normal" w:cs="Arial"/>
      <w:szCs w:val="24"/>
    </w:rPr>
  </w:style>
  <w:style w:type="character" w:styleId="UnresolvedMention">
    <w:name w:val="Unresolved Mention"/>
    <w:basedOn w:val="DefaultParagraphFont"/>
    <w:uiPriority w:val="99"/>
    <w:semiHidden/>
    <w:unhideWhenUsed/>
    <w:rsid w:val="001248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60782">
      <w:bodyDiv w:val="1"/>
      <w:marLeft w:val="0"/>
      <w:marRight w:val="0"/>
      <w:marTop w:val="0"/>
      <w:marBottom w:val="0"/>
      <w:divBdr>
        <w:top w:val="none" w:sz="0" w:space="0" w:color="auto"/>
        <w:left w:val="none" w:sz="0" w:space="0" w:color="auto"/>
        <w:bottom w:val="none" w:sz="0" w:space="0" w:color="auto"/>
        <w:right w:val="none" w:sz="0" w:space="0" w:color="auto"/>
      </w:divBdr>
    </w:div>
    <w:div w:id="432019437">
      <w:bodyDiv w:val="1"/>
      <w:marLeft w:val="0"/>
      <w:marRight w:val="0"/>
      <w:marTop w:val="0"/>
      <w:marBottom w:val="0"/>
      <w:divBdr>
        <w:top w:val="none" w:sz="0" w:space="0" w:color="auto"/>
        <w:left w:val="none" w:sz="0" w:space="0" w:color="auto"/>
        <w:bottom w:val="none" w:sz="0" w:space="0" w:color="auto"/>
        <w:right w:val="none" w:sz="0" w:space="0" w:color="auto"/>
      </w:divBdr>
    </w:div>
    <w:div w:id="583219377">
      <w:bodyDiv w:val="1"/>
      <w:marLeft w:val="0"/>
      <w:marRight w:val="0"/>
      <w:marTop w:val="0"/>
      <w:marBottom w:val="0"/>
      <w:divBdr>
        <w:top w:val="none" w:sz="0" w:space="0" w:color="auto"/>
        <w:left w:val="none" w:sz="0" w:space="0" w:color="auto"/>
        <w:bottom w:val="none" w:sz="0" w:space="0" w:color="auto"/>
        <w:right w:val="none" w:sz="0" w:space="0" w:color="auto"/>
      </w:divBdr>
    </w:div>
    <w:div w:id="865220671">
      <w:bodyDiv w:val="1"/>
      <w:marLeft w:val="0"/>
      <w:marRight w:val="0"/>
      <w:marTop w:val="0"/>
      <w:marBottom w:val="0"/>
      <w:divBdr>
        <w:top w:val="none" w:sz="0" w:space="0" w:color="auto"/>
        <w:left w:val="none" w:sz="0" w:space="0" w:color="auto"/>
        <w:bottom w:val="none" w:sz="0" w:space="0" w:color="auto"/>
        <w:right w:val="none" w:sz="0" w:space="0" w:color="auto"/>
      </w:divBdr>
    </w:div>
    <w:div w:id="1062362795">
      <w:bodyDiv w:val="1"/>
      <w:marLeft w:val="0"/>
      <w:marRight w:val="0"/>
      <w:marTop w:val="0"/>
      <w:marBottom w:val="0"/>
      <w:divBdr>
        <w:top w:val="none" w:sz="0" w:space="0" w:color="auto"/>
        <w:left w:val="none" w:sz="0" w:space="0" w:color="auto"/>
        <w:bottom w:val="none" w:sz="0" w:space="0" w:color="auto"/>
        <w:right w:val="none" w:sz="0" w:space="0" w:color="auto"/>
      </w:divBdr>
    </w:div>
    <w:div w:id="1182092379">
      <w:bodyDiv w:val="1"/>
      <w:marLeft w:val="0"/>
      <w:marRight w:val="0"/>
      <w:marTop w:val="0"/>
      <w:marBottom w:val="0"/>
      <w:divBdr>
        <w:top w:val="none" w:sz="0" w:space="0" w:color="auto"/>
        <w:left w:val="none" w:sz="0" w:space="0" w:color="auto"/>
        <w:bottom w:val="none" w:sz="0" w:space="0" w:color="auto"/>
        <w:right w:val="none" w:sz="0" w:space="0" w:color="auto"/>
      </w:divBdr>
    </w:div>
    <w:div w:id="1307786228">
      <w:bodyDiv w:val="1"/>
      <w:marLeft w:val="0"/>
      <w:marRight w:val="0"/>
      <w:marTop w:val="0"/>
      <w:marBottom w:val="0"/>
      <w:divBdr>
        <w:top w:val="none" w:sz="0" w:space="0" w:color="auto"/>
        <w:left w:val="none" w:sz="0" w:space="0" w:color="auto"/>
        <w:bottom w:val="none" w:sz="0" w:space="0" w:color="auto"/>
        <w:right w:val="none" w:sz="0" w:space="0" w:color="auto"/>
      </w:divBdr>
    </w:div>
    <w:div w:id="1602299734">
      <w:bodyDiv w:val="1"/>
      <w:marLeft w:val="0"/>
      <w:marRight w:val="0"/>
      <w:marTop w:val="0"/>
      <w:marBottom w:val="0"/>
      <w:divBdr>
        <w:top w:val="none" w:sz="0" w:space="0" w:color="auto"/>
        <w:left w:val="none" w:sz="0" w:space="0" w:color="auto"/>
        <w:bottom w:val="none" w:sz="0" w:space="0" w:color="auto"/>
        <w:right w:val="none" w:sz="0" w:space="0" w:color="auto"/>
      </w:divBdr>
    </w:div>
    <w:div w:id="1876386476">
      <w:bodyDiv w:val="1"/>
      <w:marLeft w:val="0"/>
      <w:marRight w:val="0"/>
      <w:marTop w:val="0"/>
      <w:marBottom w:val="0"/>
      <w:divBdr>
        <w:top w:val="none" w:sz="0" w:space="0" w:color="auto"/>
        <w:left w:val="none" w:sz="0" w:space="0" w:color="auto"/>
        <w:bottom w:val="none" w:sz="0" w:space="0" w:color="auto"/>
        <w:right w:val="none" w:sz="0" w:space="0" w:color="auto"/>
      </w:divBdr>
    </w:div>
    <w:div w:id="1932468170">
      <w:bodyDiv w:val="1"/>
      <w:marLeft w:val="0"/>
      <w:marRight w:val="0"/>
      <w:marTop w:val="0"/>
      <w:marBottom w:val="0"/>
      <w:divBdr>
        <w:top w:val="none" w:sz="0" w:space="0" w:color="auto"/>
        <w:left w:val="none" w:sz="0" w:space="0" w:color="auto"/>
        <w:bottom w:val="none" w:sz="0" w:space="0" w:color="auto"/>
        <w:right w:val="none" w:sz="0" w:space="0" w:color="auto"/>
      </w:divBdr>
    </w:div>
    <w:div w:id="2029675674">
      <w:bodyDiv w:val="1"/>
      <w:marLeft w:val="0"/>
      <w:marRight w:val="0"/>
      <w:marTop w:val="0"/>
      <w:marBottom w:val="0"/>
      <w:divBdr>
        <w:top w:val="none" w:sz="0" w:space="0" w:color="auto"/>
        <w:left w:val="none" w:sz="0" w:space="0" w:color="auto"/>
        <w:bottom w:val="none" w:sz="0" w:space="0" w:color="auto"/>
        <w:right w:val="none" w:sz="0" w:space="0" w:color="auto"/>
      </w:divBdr>
    </w:div>
    <w:div w:id="2038462338">
      <w:bodyDiv w:val="1"/>
      <w:marLeft w:val="0"/>
      <w:marRight w:val="0"/>
      <w:marTop w:val="0"/>
      <w:marBottom w:val="0"/>
      <w:divBdr>
        <w:top w:val="none" w:sz="0" w:space="0" w:color="auto"/>
        <w:left w:val="none" w:sz="0" w:space="0" w:color="auto"/>
        <w:bottom w:val="none" w:sz="0" w:space="0" w:color="auto"/>
        <w:right w:val="none" w:sz="0" w:space="0" w:color="auto"/>
      </w:divBdr>
    </w:div>
    <w:div w:id="2048136408">
      <w:bodyDiv w:val="1"/>
      <w:marLeft w:val="0"/>
      <w:marRight w:val="0"/>
      <w:marTop w:val="0"/>
      <w:marBottom w:val="0"/>
      <w:divBdr>
        <w:top w:val="none" w:sz="0" w:space="0" w:color="auto"/>
        <w:left w:val="none" w:sz="0" w:space="0" w:color="auto"/>
        <w:bottom w:val="none" w:sz="0" w:space="0" w:color="auto"/>
        <w:right w:val="none" w:sz="0" w:space="0" w:color="auto"/>
      </w:divBdr>
    </w:div>
    <w:div w:id="2097895882">
      <w:bodyDiv w:val="1"/>
      <w:marLeft w:val="0"/>
      <w:marRight w:val="0"/>
      <w:marTop w:val="0"/>
      <w:marBottom w:val="0"/>
      <w:divBdr>
        <w:top w:val="none" w:sz="0" w:space="0" w:color="auto"/>
        <w:left w:val="none" w:sz="0" w:space="0" w:color="auto"/>
        <w:bottom w:val="none" w:sz="0" w:space="0" w:color="auto"/>
        <w:right w:val="none" w:sz="0" w:space="0" w:color="auto"/>
      </w:divBdr>
    </w:div>
    <w:div w:id="2112041241">
      <w:bodyDiv w:val="1"/>
      <w:marLeft w:val="0"/>
      <w:marRight w:val="0"/>
      <w:marTop w:val="0"/>
      <w:marBottom w:val="0"/>
      <w:divBdr>
        <w:top w:val="none" w:sz="0" w:space="0" w:color="auto"/>
        <w:left w:val="none" w:sz="0" w:space="0" w:color="auto"/>
        <w:bottom w:val="none" w:sz="0" w:space="0" w:color="auto"/>
        <w:right w:val="none" w:sz="0" w:space="0" w:color="auto"/>
      </w:divBdr>
    </w:div>
    <w:div w:id="211990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hyperlink" Target="file://files.webservices.group"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jpe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jpeg"/><Relationship Id="rId28" Type="http://schemas.openxmlformats.org/officeDocument/2006/relationships/image" Target="cid:image001.png@01D4C1ED.3A9AF230" TargetMode="External"/><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theme" Target="theme/theme1.xml"/><Relationship Id="rId30" Type="http://schemas.microsoft.com/office/2011/relationships/people" Target="people.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7.jpeg"/><Relationship Id="rId27"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8D941F181984D44DB0904B3B003DA66B" ma:contentTypeVersion="0" ma:contentTypeDescription="Create a new document." ma:contentTypeScope="" ma:versionID="1e31b704a030397fabc0dfa82c66db9a">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t:contentTypeSchema xmlns:ct="http://schemas.microsoft.com/office/2006/metadata/contentType" xmlns:ma="http://schemas.microsoft.com/office/2006/metadata/properties/metaAttributes" ct:_="" ma:_="" ma:contentTypeName="GHO IT Document" ma:contentTypeID="0x010100C6A9C25812215745A23ECE1E92895CBD0100359FCEB3DDCB804E9B3F24DB15B01295" ma:contentTypeVersion="46" ma:contentTypeDescription="Use for GHO IT Documents which are classified within the ITIL Service structure." ma:contentTypeScope="" ma:versionID="2710dbc400e4f7bb54a3f56cc70325ed">
  <xsd:schema xmlns:xsd="http://www.w3.org/2001/XMLSchema" xmlns:xs="http://www.w3.org/2001/XMLSchema" xmlns:p="http://schemas.microsoft.com/office/2006/metadata/properties" xmlns:ns2="194d4011-ea1e-4fab-913b-58cf7605c387" xmlns:ns3="cbe7ebae-18e8-4c16-a151-9a8ee591ba6c" xmlns:ns4="919296db-6a50-467f-a81d-20a77c89277e" targetNamespace="http://schemas.microsoft.com/office/2006/metadata/properties" ma:root="true" ma:fieldsID="b0bffa82d99781071ad15289551d5f41" ns2:_="" ns3:_="" ns4:_="">
    <xsd:import namespace="194d4011-ea1e-4fab-913b-58cf7605c387"/>
    <xsd:import namespace="cbe7ebae-18e8-4c16-a151-9a8ee591ba6c"/>
    <xsd:import namespace="919296db-6a50-467f-a81d-20a77c89277e"/>
    <xsd:element name="properties">
      <xsd:complexType>
        <xsd:sequence>
          <xsd:element name="documentManagement">
            <xsd:complexType>
              <xsd:all>
                <xsd:element ref="ns2:_dlc_DocId" minOccurs="0"/>
                <xsd:element ref="ns2:_dlc_DocIdUrl" minOccurs="0"/>
                <xsd:element ref="ns2:_dlc_DocIdPersistId" minOccurs="0"/>
                <xsd:element ref="ns2:SecurityClassification" minOccurs="0"/>
                <xsd:element ref="ns3:SharedWithUsers" minOccurs="0"/>
                <xsd:element ref="ns3:SharedWithDetails" minOccurs="0"/>
                <xsd:element ref="ns4:MediaServiceMetadata" minOccurs="0"/>
                <xsd:element ref="ns4:MediaServiceFastMetadata"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d4011-ea1e-4fab-913b-58cf7605c38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false">
      <xsd:simpleType>
        <xsd:restriction base="dms:Boolean"/>
      </xsd:simpleType>
    </xsd:element>
    <xsd:element name="SecurityClassification" ma:index="11" nillable="true" ma:displayName="Security Classification" ma:default="General" ma:format="Dropdown" ma:internalName="SecurityClassification" ma:readOnly="false">
      <xsd:simpleType>
        <xsd:restriction base="dms:Choice">
          <xsd:enumeration value="Strictly Confidential"/>
          <xsd:enumeration value="Restricted"/>
          <xsd:enumeration value="General"/>
        </xsd:restriction>
      </xsd:simpleType>
    </xsd:element>
  </xsd:schema>
  <xsd:schema xmlns:xsd="http://www.w3.org/2001/XMLSchema" xmlns:xs="http://www.w3.org/2001/XMLSchema" xmlns:dms="http://schemas.microsoft.com/office/2006/documentManagement/types" xmlns:pc="http://schemas.microsoft.com/office/infopath/2007/PartnerControls" targetNamespace="cbe7ebae-18e8-4c16-a151-9a8ee591ba6c" elementFormDefault="qualified">
    <xsd:import namespace="http://schemas.microsoft.com/office/2006/documentManagement/types"/>
    <xsd:import namespace="http://schemas.microsoft.com/office/infopath/2007/PartnerControls"/>
    <xsd:element name="SharedWithUsers" ma:index="12"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19296db-6a50-467f-a81d-20a77c89277e" elementFormDefault="qualified">
    <xsd:import namespace="http://schemas.microsoft.com/office/2006/documentManagement/types"/>
    <xsd:import namespace="http://schemas.microsoft.com/office/infopath/2007/PartnerControls"/>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038C87-CCBA-47DD-B10A-193FE87223CB}">
  <ds:schemaRefs>
    <ds:schemaRef ds:uri="http://schemas.microsoft.com/office/2006/metadata/properties"/>
    <ds:schemaRef ds:uri="http://schemas.microsoft.com/office/infopath/2007/PartnerControls"/>
    <ds:schemaRef ds:uri="194d4011-ea1e-4fab-913b-58cf7605c387"/>
  </ds:schemaRefs>
</ds:datastoreItem>
</file>

<file path=customXml/itemProps2.xml><?xml version="1.0" encoding="utf-8"?>
<ds:datastoreItem xmlns:ds="http://schemas.openxmlformats.org/officeDocument/2006/customXml" ds:itemID="{956BAED7-401B-496A-A855-500288EC2509}">
  <ds:schemaRefs>
    <ds:schemaRef ds:uri="http://schemas.openxmlformats.org/officeDocument/2006/bibliography"/>
  </ds:schemaRefs>
</ds:datastoreItem>
</file>

<file path=customXml/itemProps3.xml><?xml version="1.0" encoding="utf-8"?>
<ds:datastoreItem xmlns:ds="http://schemas.openxmlformats.org/officeDocument/2006/customXml" ds:itemID="{53D2D429-02CF-42BD-B2F3-09D592AF94EB}"/>
</file>

<file path=customXml/itemProps4.xml><?xml version="1.0" encoding="utf-8"?>
<ds:datastoreItem xmlns:ds="http://schemas.openxmlformats.org/officeDocument/2006/customXml" ds:itemID="{37553710-0F32-43D9-8C22-7E516A2B84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d4011-ea1e-4fab-913b-58cf7605c387"/>
    <ds:schemaRef ds:uri="cbe7ebae-18e8-4c16-a151-9a8ee591ba6c"/>
    <ds:schemaRef ds:uri="919296db-6a50-467f-a81d-20a77c892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00D2CE0-0484-42A4-91F3-9335284D7E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1668</TotalTime>
  <Pages>37</Pages>
  <Words>6902</Words>
  <Characters>39344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TechNote - New Capital Model Solution</vt:lpstr>
    </vt:vector>
  </TitlesOfParts>
  <Company>Prudential</Company>
  <LinksUpToDate>false</LinksUpToDate>
  <CharactersWithSpaces>46154</CharactersWithSpaces>
  <SharedDoc>false</SharedDoc>
  <HLinks>
    <vt:vector size="486" baseType="variant">
      <vt:variant>
        <vt:i4>7536674</vt:i4>
      </vt:variant>
      <vt:variant>
        <vt:i4>498</vt:i4>
      </vt:variant>
      <vt:variant>
        <vt:i4>0</vt:i4>
      </vt:variant>
      <vt:variant>
        <vt:i4>5</vt:i4>
      </vt:variant>
      <vt:variant>
        <vt:lpwstr>../AppData/Local/Microsoft/Windows/Temporary Internet Files/Content.Outlook/7YZWRH59/User guides/20111031_RSG Environments Set Up_v0.7.doc</vt:lpwstr>
      </vt:variant>
      <vt:variant>
        <vt:lpwstr/>
      </vt:variant>
      <vt:variant>
        <vt:i4>4128889</vt:i4>
      </vt:variant>
      <vt:variant>
        <vt:i4>489</vt:i4>
      </vt:variant>
      <vt:variant>
        <vt:i4>0</vt:i4>
      </vt:variant>
      <vt:variant>
        <vt:i4>5</vt:i4>
      </vt:variant>
      <vt:variant>
        <vt:lpwstr>http://useradmin.pru.local/</vt:lpwstr>
      </vt:variant>
      <vt:variant>
        <vt:lpwstr/>
      </vt:variant>
      <vt:variant>
        <vt:i4>4325385</vt:i4>
      </vt:variant>
      <vt:variant>
        <vt:i4>453</vt:i4>
      </vt:variant>
      <vt:variant>
        <vt:i4>0</vt:i4>
      </vt:variant>
      <vt:variant>
        <vt:i4>5</vt:i4>
      </vt:variant>
      <vt:variant>
        <vt:lpwstr>User guides/20111031_RSG Environments Set Up_v0.7.doc</vt:lpwstr>
      </vt:variant>
      <vt:variant>
        <vt:lpwstr/>
      </vt:variant>
      <vt:variant>
        <vt:i4>4325385</vt:i4>
      </vt:variant>
      <vt:variant>
        <vt:i4>450</vt:i4>
      </vt:variant>
      <vt:variant>
        <vt:i4>0</vt:i4>
      </vt:variant>
      <vt:variant>
        <vt:i4>5</vt:i4>
      </vt:variant>
      <vt:variant>
        <vt:lpwstr>User guides/20111031_RSG Environments Set Up_v0.7.doc</vt:lpwstr>
      </vt:variant>
      <vt:variant>
        <vt:lpwstr/>
      </vt:variant>
      <vt:variant>
        <vt:i4>1048582</vt:i4>
      </vt:variant>
      <vt:variant>
        <vt:i4>447</vt:i4>
      </vt:variant>
      <vt:variant>
        <vt:i4>0</vt:i4>
      </vt:variant>
      <vt:variant>
        <vt:i4>5</vt:i4>
      </vt:variant>
      <vt:variant>
        <vt:lpwstr>User guides/Shredding Approach for YE11 v0.2.doc</vt:lpwstr>
      </vt:variant>
      <vt:variant>
        <vt:lpwstr/>
      </vt:variant>
      <vt:variant>
        <vt:i4>4063347</vt:i4>
      </vt:variant>
      <vt:variant>
        <vt:i4>444</vt:i4>
      </vt:variant>
      <vt:variant>
        <vt:i4>0</vt:i4>
      </vt:variant>
      <vt:variant>
        <vt:i4>5</vt:i4>
      </vt:variant>
      <vt:variant>
        <vt:lpwstr>../AppData/Local/Microsoft/Windows/Temporary Internet Files/Content.Outlook/Production Log/Dry run</vt:lpwstr>
      </vt:variant>
      <vt:variant>
        <vt:lpwstr/>
      </vt:variant>
      <vt:variant>
        <vt:i4>8323133</vt:i4>
      </vt:variant>
      <vt:variant>
        <vt:i4>441</vt:i4>
      </vt:variant>
      <vt:variant>
        <vt:i4>0</vt:i4>
      </vt:variant>
      <vt:variant>
        <vt:i4>5</vt:i4>
      </vt:variant>
      <vt:variant>
        <vt:lpwstr>User guides/MKS Quick Start.doc</vt:lpwstr>
      </vt:variant>
      <vt:variant>
        <vt:lpwstr/>
      </vt:variant>
      <vt:variant>
        <vt:i4>1179698</vt:i4>
      </vt:variant>
      <vt:variant>
        <vt:i4>428</vt:i4>
      </vt:variant>
      <vt:variant>
        <vt:i4>0</vt:i4>
      </vt:variant>
      <vt:variant>
        <vt:i4>5</vt:i4>
      </vt:variant>
      <vt:variant>
        <vt:lpwstr/>
      </vt:variant>
      <vt:variant>
        <vt:lpwstr>_Toc335752131</vt:lpwstr>
      </vt:variant>
      <vt:variant>
        <vt:i4>1179698</vt:i4>
      </vt:variant>
      <vt:variant>
        <vt:i4>422</vt:i4>
      </vt:variant>
      <vt:variant>
        <vt:i4>0</vt:i4>
      </vt:variant>
      <vt:variant>
        <vt:i4>5</vt:i4>
      </vt:variant>
      <vt:variant>
        <vt:lpwstr/>
      </vt:variant>
      <vt:variant>
        <vt:lpwstr>_Toc335752130</vt:lpwstr>
      </vt:variant>
      <vt:variant>
        <vt:i4>1245234</vt:i4>
      </vt:variant>
      <vt:variant>
        <vt:i4>416</vt:i4>
      </vt:variant>
      <vt:variant>
        <vt:i4>0</vt:i4>
      </vt:variant>
      <vt:variant>
        <vt:i4>5</vt:i4>
      </vt:variant>
      <vt:variant>
        <vt:lpwstr/>
      </vt:variant>
      <vt:variant>
        <vt:lpwstr>_Toc335752129</vt:lpwstr>
      </vt:variant>
      <vt:variant>
        <vt:i4>1245234</vt:i4>
      </vt:variant>
      <vt:variant>
        <vt:i4>410</vt:i4>
      </vt:variant>
      <vt:variant>
        <vt:i4>0</vt:i4>
      </vt:variant>
      <vt:variant>
        <vt:i4>5</vt:i4>
      </vt:variant>
      <vt:variant>
        <vt:lpwstr/>
      </vt:variant>
      <vt:variant>
        <vt:lpwstr>_Toc335752128</vt:lpwstr>
      </vt:variant>
      <vt:variant>
        <vt:i4>1245234</vt:i4>
      </vt:variant>
      <vt:variant>
        <vt:i4>404</vt:i4>
      </vt:variant>
      <vt:variant>
        <vt:i4>0</vt:i4>
      </vt:variant>
      <vt:variant>
        <vt:i4>5</vt:i4>
      </vt:variant>
      <vt:variant>
        <vt:lpwstr/>
      </vt:variant>
      <vt:variant>
        <vt:lpwstr>_Toc335752127</vt:lpwstr>
      </vt:variant>
      <vt:variant>
        <vt:i4>1245234</vt:i4>
      </vt:variant>
      <vt:variant>
        <vt:i4>398</vt:i4>
      </vt:variant>
      <vt:variant>
        <vt:i4>0</vt:i4>
      </vt:variant>
      <vt:variant>
        <vt:i4>5</vt:i4>
      </vt:variant>
      <vt:variant>
        <vt:lpwstr/>
      </vt:variant>
      <vt:variant>
        <vt:lpwstr>_Toc335752126</vt:lpwstr>
      </vt:variant>
      <vt:variant>
        <vt:i4>1245234</vt:i4>
      </vt:variant>
      <vt:variant>
        <vt:i4>392</vt:i4>
      </vt:variant>
      <vt:variant>
        <vt:i4>0</vt:i4>
      </vt:variant>
      <vt:variant>
        <vt:i4>5</vt:i4>
      </vt:variant>
      <vt:variant>
        <vt:lpwstr/>
      </vt:variant>
      <vt:variant>
        <vt:lpwstr>_Toc335752125</vt:lpwstr>
      </vt:variant>
      <vt:variant>
        <vt:i4>1245234</vt:i4>
      </vt:variant>
      <vt:variant>
        <vt:i4>386</vt:i4>
      </vt:variant>
      <vt:variant>
        <vt:i4>0</vt:i4>
      </vt:variant>
      <vt:variant>
        <vt:i4>5</vt:i4>
      </vt:variant>
      <vt:variant>
        <vt:lpwstr/>
      </vt:variant>
      <vt:variant>
        <vt:lpwstr>_Toc335752124</vt:lpwstr>
      </vt:variant>
      <vt:variant>
        <vt:i4>1245234</vt:i4>
      </vt:variant>
      <vt:variant>
        <vt:i4>380</vt:i4>
      </vt:variant>
      <vt:variant>
        <vt:i4>0</vt:i4>
      </vt:variant>
      <vt:variant>
        <vt:i4>5</vt:i4>
      </vt:variant>
      <vt:variant>
        <vt:lpwstr/>
      </vt:variant>
      <vt:variant>
        <vt:lpwstr>_Toc335752123</vt:lpwstr>
      </vt:variant>
      <vt:variant>
        <vt:i4>1245234</vt:i4>
      </vt:variant>
      <vt:variant>
        <vt:i4>374</vt:i4>
      </vt:variant>
      <vt:variant>
        <vt:i4>0</vt:i4>
      </vt:variant>
      <vt:variant>
        <vt:i4>5</vt:i4>
      </vt:variant>
      <vt:variant>
        <vt:lpwstr/>
      </vt:variant>
      <vt:variant>
        <vt:lpwstr>_Toc335752122</vt:lpwstr>
      </vt:variant>
      <vt:variant>
        <vt:i4>1245234</vt:i4>
      </vt:variant>
      <vt:variant>
        <vt:i4>368</vt:i4>
      </vt:variant>
      <vt:variant>
        <vt:i4>0</vt:i4>
      </vt:variant>
      <vt:variant>
        <vt:i4>5</vt:i4>
      </vt:variant>
      <vt:variant>
        <vt:lpwstr/>
      </vt:variant>
      <vt:variant>
        <vt:lpwstr>_Toc335752121</vt:lpwstr>
      </vt:variant>
      <vt:variant>
        <vt:i4>1245234</vt:i4>
      </vt:variant>
      <vt:variant>
        <vt:i4>362</vt:i4>
      </vt:variant>
      <vt:variant>
        <vt:i4>0</vt:i4>
      </vt:variant>
      <vt:variant>
        <vt:i4>5</vt:i4>
      </vt:variant>
      <vt:variant>
        <vt:lpwstr/>
      </vt:variant>
      <vt:variant>
        <vt:lpwstr>_Toc335752120</vt:lpwstr>
      </vt:variant>
      <vt:variant>
        <vt:i4>1048626</vt:i4>
      </vt:variant>
      <vt:variant>
        <vt:i4>356</vt:i4>
      </vt:variant>
      <vt:variant>
        <vt:i4>0</vt:i4>
      </vt:variant>
      <vt:variant>
        <vt:i4>5</vt:i4>
      </vt:variant>
      <vt:variant>
        <vt:lpwstr/>
      </vt:variant>
      <vt:variant>
        <vt:lpwstr>_Toc335752119</vt:lpwstr>
      </vt:variant>
      <vt:variant>
        <vt:i4>1048626</vt:i4>
      </vt:variant>
      <vt:variant>
        <vt:i4>350</vt:i4>
      </vt:variant>
      <vt:variant>
        <vt:i4>0</vt:i4>
      </vt:variant>
      <vt:variant>
        <vt:i4>5</vt:i4>
      </vt:variant>
      <vt:variant>
        <vt:lpwstr/>
      </vt:variant>
      <vt:variant>
        <vt:lpwstr>_Toc335752118</vt:lpwstr>
      </vt:variant>
      <vt:variant>
        <vt:i4>1048626</vt:i4>
      </vt:variant>
      <vt:variant>
        <vt:i4>344</vt:i4>
      </vt:variant>
      <vt:variant>
        <vt:i4>0</vt:i4>
      </vt:variant>
      <vt:variant>
        <vt:i4>5</vt:i4>
      </vt:variant>
      <vt:variant>
        <vt:lpwstr/>
      </vt:variant>
      <vt:variant>
        <vt:lpwstr>_Toc335752117</vt:lpwstr>
      </vt:variant>
      <vt:variant>
        <vt:i4>1048626</vt:i4>
      </vt:variant>
      <vt:variant>
        <vt:i4>338</vt:i4>
      </vt:variant>
      <vt:variant>
        <vt:i4>0</vt:i4>
      </vt:variant>
      <vt:variant>
        <vt:i4>5</vt:i4>
      </vt:variant>
      <vt:variant>
        <vt:lpwstr/>
      </vt:variant>
      <vt:variant>
        <vt:lpwstr>_Toc335752116</vt:lpwstr>
      </vt:variant>
      <vt:variant>
        <vt:i4>1048626</vt:i4>
      </vt:variant>
      <vt:variant>
        <vt:i4>332</vt:i4>
      </vt:variant>
      <vt:variant>
        <vt:i4>0</vt:i4>
      </vt:variant>
      <vt:variant>
        <vt:i4>5</vt:i4>
      </vt:variant>
      <vt:variant>
        <vt:lpwstr/>
      </vt:variant>
      <vt:variant>
        <vt:lpwstr>_Toc335752115</vt:lpwstr>
      </vt:variant>
      <vt:variant>
        <vt:i4>1048626</vt:i4>
      </vt:variant>
      <vt:variant>
        <vt:i4>326</vt:i4>
      </vt:variant>
      <vt:variant>
        <vt:i4>0</vt:i4>
      </vt:variant>
      <vt:variant>
        <vt:i4>5</vt:i4>
      </vt:variant>
      <vt:variant>
        <vt:lpwstr/>
      </vt:variant>
      <vt:variant>
        <vt:lpwstr>_Toc335752114</vt:lpwstr>
      </vt:variant>
      <vt:variant>
        <vt:i4>1048626</vt:i4>
      </vt:variant>
      <vt:variant>
        <vt:i4>320</vt:i4>
      </vt:variant>
      <vt:variant>
        <vt:i4>0</vt:i4>
      </vt:variant>
      <vt:variant>
        <vt:i4>5</vt:i4>
      </vt:variant>
      <vt:variant>
        <vt:lpwstr/>
      </vt:variant>
      <vt:variant>
        <vt:lpwstr>_Toc335752113</vt:lpwstr>
      </vt:variant>
      <vt:variant>
        <vt:i4>1048626</vt:i4>
      </vt:variant>
      <vt:variant>
        <vt:i4>314</vt:i4>
      </vt:variant>
      <vt:variant>
        <vt:i4>0</vt:i4>
      </vt:variant>
      <vt:variant>
        <vt:i4>5</vt:i4>
      </vt:variant>
      <vt:variant>
        <vt:lpwstr/>
      </vt:variant>
      <vt:variant>
        <vt:lpwstr>_Toc335752112</vt:lpwstr>
      </vt:variant>
      <vt:variant>
        <vt:i4>1048626</vt:i4>
      </vt:variant>
      <vt:variant>
        <vt:i4>308</vt:i4>
      </vt:variant>
      <vt:variant>
        <vt:i4>0</vt:i4>
      </vt:variant>
      <vt:variant>
        <vt:i4>5</vt:i4>
      </vt:variant>
      <vt:variant>
        <vt:lpwstr/>
      </vt:variant>
      <vt:variant>
        <vt:lpwstr>_Toc335752111</vt:lpwstr>
      </vt:variant>
      <vt:variant>
        <vt:i4>1048626</vt:i4>
      </vt:variant>
      <vt:variant>
        <vt:i4>302</vt:i4>
      </vt:variant>
      <vt:variant>
        <vt:i4>0</vt:i4>
      </vt:variant>
      <vt:variant>
        <vt:i4>5</vt:i4>
      </vt:variant>
      <vt:variant>
        <vt:lpwstr/>
      </vt:variant>
      <vt:variant>
        <vt:lpwstr>_Toc335752110</vt:lpwstr>
      </vt:variant>
      <vt:variant>
        <vt:i4>1114162</vt:i4>
      </vt:variant>
      <vt:variant>
        <vt:i4>296</vt:i4>
      </vt:variant>
      <vt:variant>
        <vt:i4>0</vt:i4>
      </vt:variant>
      <vt:variant>
        <vt:i4>5</vt:i4>
      </vt:variant>
      <vt:variant>
        <vt:lpwstr/>
      </vt:variant>
      <vt:variant>
        <vt:lpwstr>_Toc335752109</vt:lpwstr>
      </vt:variant>
      <vt:variant>
        <vt:i4>1114162</vt:i4>
      </vt:variant>
      <vt:variant>
        <vt:i4>290</vt:i4>
      </vt:variant>
      <vt:variant>
        <vt:i4>0</vt:i4>
      </vt:variant>
      <vt:variant>
        <vt:i4>5</vt:i4>
      </vt:variant>
      <vt:variant>
        <vt:lpwstr/>
      </vt:variant>
      <vt:variant>
        <vt:lpwstr>_Toc335752108</vt:lpwstr>
      </vt:variant>
      <vt:variant>
        <vt:i4>1114162</vt:i4>
      </vt:variant>
      <vt:variant>
        <vt:i4>284</vt:i4>
      </vt:variant>
      <vt:variant>
        <vt:i4>0</vt:i4>
      </vt:variant>
      <vt:variant>
        <vt:i4>5</vt:i4>
      </vt:variant>
      <vt:variant>
        <vt:lpwstr/>
      </vt:variant>
      <vt:variant>
        <vt:lpwstr>_Toc335752107</vt:lpwstr>
      </vt:variant>
      <vt:variant>
        <vt:i4>1114162</vt:i4>
      </vt:variant>
      <vt:variant>
        <vt:i4>278</vt:i4>
      </vt:variant>
      <vt:variant>
        <vt:i4>0</vt:i4>
      </vt:variant>
      <vt:variant>
        <vt:i4>5</vt:i4>
      </vt:variant>
      <vt:variant>
        <vt:lpwstr/>
      </vt:variant>
      <vt:variant>
        <vt:lpwstr>_Toc335752106</vt:lpwstr>
      </vt:variant>
      <vt:variant>
        <vt:i4>1114162</vt:i4>
      </vt:variant>
      <vt:variant>
        <vt:i4>272</vt:i4>
      </vt:variant>
      <vt:variant>
        <vt:i4>0</vt:i4>
      </vt:variant>
      <vt:variant>
        <vt:i4>5</vt:i4>
      </vt:variant>
      <vt:variant>
        <vt:lpwstr/>
      </vt:variant>
      <vt:variant>
        <vt:lpwstr>_Toc335752105</vt:lpwstr>
      </vt:variant>
      <vt:variant>
        <vt:i4>1114162</vt:i4>
      </vt:variant>
      <vt:variant>
        <vt:i4>266</vt:i4>
      </vt:variant>
      <vt:variant>
        <vt:i4>0</vt:i4>
      </vt:variant>
      <vt:variant>
        <vt:i4>5</vt:i4>
      </vt:variant>
      <vt:variant>
        <vt:lpwstr/>
      </vt:variant>
      <vt:variant>
        <vt:lpwstr>_Toc335752104</vt:lpwstr>
      </vt:variant>
      <vt:variant>
        <vt:i4>1114162</vt:i4>
      </vt:variant>
      <vt:variant>
        <vt:i4>260</vt:i4>
      </vt:variant>
      <vt:variant>
        <vt:i4>0</vt:i4>
      </vt:variant>
      <vt:variant>
        <vt:i4>5</vt:i4>
      </vt:variant>
      <vt:variant>
        <vt:lpwstr/>
      </vt:variant>
      <vt:variant>
        <vt:lpwstr>_Toc335752103</vt:lpwstr>
      </vt:variant>
      <vt:variant>
        <vt:i4>1114162</vt:i4>
      </vt:variant>
      <vt:variant>
        <vt:i4>254</vt:i4>
      </vt:variant>
      <vt:variant>
        <vt:i4>0</vt:i4>
      </vt:variant>
      <vt:variant>
        <vt:i4>5</vt:i4>
      </vt:variant>
      <vt:variant>
        <vt:lpwstr/>
      </vt:variant>
      <vt:variant>
        <vt:lpwstr>_Toc335752102</vt:lpwstr>
      </vt:variant>
      <vt:variant>
        <vt:i4>1114162</vt:i4>
      </vt:variant>
      <vt:variant>
        <vt:i4>248</vt:i4>
      </vt:variant>
      <vt:variant>
        <vt:i4>0</vt:i4>
      </vt:variant>
      <vt:variant>
        <vt:i4>5</vt:i4>
      </vt:variant>
      <vt:variant>
        <vt:lpwstr/>
      </vt:variant>
      <vt:variant>
        <vt:lpwstr>_Toc335752101</vt:lpwstr>
      </vt:variant>
      <vt:variant>
        <vt:i4>1114162</vt:i4>
      </vt:variant>
      <vt:variant>
        <vt:i4>242</vt:i4>
      </vt:variant>
      <vt:variant>
        <vt:i4>0</vt:i4>
      </vt:variant>
      <vt:variant>
        <vt:i4>5</vt:i4>
      </vt:variant>
      <vt:variant>
        <vt:lpwstr/>
      </vt:variant>
      <vt:variant>
        <vt:lpwstr>_Toc335752100</vt:lpwstr>
      </vt:variant>
      <vt:variant>
        <vt:i4>1572915</vt:i4>
      </vt:variant>
      <vt:variant>
        <vt:i4>236</vt:i4>
      </vt:variant>
      <vt:variant>
        <vt:i4>0</vt:i4>
      </vt:variant>
      <vt:variant>
        <vt:i4>5</vt:i4>
      </vt:variant>
      <vt:variant>
        <vt:lpwstr/>
      </vt:variant>
      <vt:variant>
        <vt:lpwstr>_Toc335752099</vt:lpwstr>
      </vt:variant>
      <vt:variant>
        <vt:i4>1572915</vt:i4>
      </vt:variant>
      <vt:variant>
        <vt:i4>230</vt:i4>
      </vt:variant>
      <vt:variant>
        <vt:i4>0</vt:i4>
      </vt:variant>
      <vt:variant>
        <vt:i4>5</vt:i4>
      </vt:variant>
      <vt:variant>
        <vt:lpwstr/>
      </vt:variant>
      <vt:variant>
        <vt:lpwstr>_Toc335752098</vt:lpwstr>
      </vt:variant>
      <vt:variant>
        <vt:i4>1572915</vt:i4>
      </vt:variant>
      <vt:variant>
        <vt:i4>224</vt:i4>
      </vt:variant>
      <vt:variant>
        <vt:i4>0</vt:i4>
      </vt:variant>
      <vt:variant>
        <vt:i4>5</vt:i4>
      </vt:variant>
      <vt:variant>
        <vt:lpwstr/>
      </vt:variant>
      <vt:variant>
        <vt:lpwstr>_Toc335752097</vt:lpwstr>
      </vt:variant>
      <vt:variant>
        <vt:i4>1572915</vt:i4>
      </vt:variant>
      <vt:variant>
        <vt:i4>218</vt:i4>
      </vt:variant>
      <vt:variant>
        <vt:i4>0</vt:i4>
      </vt:variant>
      <vt:variant>
        <vt:i4>5</vt:i4>
      </vt:variant>
      <vt:variant>
        <vt:lpwstr/>
      </vt:variant>
      <vt:variant>
        <vt:lpwstr>_Toc335752096</vt:lpwstr>
      </vt:variant>
      <vt:variant>
        <vt:i4>1572915</vt:i4>
      </vt:variant>
      <vt:variant>
        <vt:i4>212</vt:i4>
      </vt:variant>
      <vt:variant>
        <vt:i4>0</vt:i4>
      </vt:variant>
      <vt:variant>
        <vt:i4>5</vt:i4>
      </vt:variant>
      <vt:variant>
        <vt:lpwstr/>
      </vt:variant>
      <vt:variant>
        <vt:lpwstr>_Toc335752095</vt:lpwstr>
      </vt:variant>
      <vt:variant>
        <vt:i4>1572915</vt:i4>
      </vt:variant>
      <vt:variant>
        <vt:i4>206</vt:i4>
      </vt:variant>
      <vt:variant>
        <vt:i4>0</vt:i4>
      </vt:variant>
      <vt:variant>
        <vt:i4>5</vt:i4>
      </vt:variant>
      <vt:variant>
        <vt:lpwstr/>
      </vt:variant>
      <vt:variant>
        <vt:lpwstr>_Toc335752094</vt:lpwstr>
      </vt:variant>
      <vt:variant>
        <vt:i4>1572915</vt:i4>
      </vt:variant>
      <vt:variant>
        <vt:i4>200</vt:i4>
      </vt:variant>
      <vt:variant>
        <vt:i4>0</vt:i4>
      </vt:variant>
      <vt:variant>
        <vt:i4>5</vt:i4>
      </vt:variant>
      <vt:variant>
        <vt:lpwstr/>
      </vt:variant>
      <vt:variant>
        <vt:lpwstr>_Toc335752093</vt:lpwstr>
      </vt:variant>
      <vt:variant>
        <vt:i4>1572915</vt:i4>
      </vt:variant>
      <vt:variant>
        <vt:i4>194</vt:i4>
      </vt:variant>
      <vt:variant>
        <vt:i4>0</vt:i4>
      </vt:variant>
      <vt:variant>
        <vt:i4>5</vt:i4>
      </vt:variant>
      <vt:variant>
        <vt:lpwstr/>
      </vt:variant>
      <vt:variant>
        <vt:lpwstr>_Toc335752092</vt:lpwstr>
      </vt:variant>
      <vt:variant>
        <vt:i4>1572915</vt:i4>
      </vt:variant>
      <vt:variant>
        <vt:i4>188</vt:i4>
      </vt:variant>
      <vt:variant>
        <vt:i4>0</vt:i4>
      </vt:variant>
      <vt:variant>
        <vt:i4>5</vt:i4>
      </vt:variant>
      <vt:variant>
        <vt:lpwstr/>
      </vt:variant>
      <vt:variant>
        <vt:lpwstr>_Toc335752091</vt:lpwstr>
      </vt:variant>
      <vt:variant>
        <vt:i4>1572915</vt:i4>
      </vt:variant>
      <vt:variant>
        <vt:i4>182</vt:i4>
      </vt:variant>
      <vt:variant>
        <vt:i4>0</vt:i4>
      </vt:variant>
      <vt:variant>
        <vt:i4>5</vt:i4>
      </vt:variant>
      <vt:variant>
        <vt:lpwstr/>
      </vt:variant>
      <vt:variant>
        <vt:lpwstr>_Toc335752090</vt:lpwstr>
      </vt:variant>
      <vt:variant>
        <vt:i4>1638451</vt:i4>
      </vt:variant>
      <vt:variant>
        <vt:i4>176</vt:i4>
      </vt:variant>
      <vt:variant>
        <vt:i4>0</vt:i4>
      </vt:variant>
      <vt:variant>
        <vt:i4>5</vt:i4>
      </vt:variant>
      <vt:variant>
        <vt:lpwstr/>
      </vt:variant>
      <vt:variant>
        <vt:lpwstr>_Toc335752089</vt:lpwstr>
      </vt:variant>
      <vt:variant>
        <vt:i4>1638451</vt:i4>
      </vt:variant>
      <vt:variant>
        <vt:i4>170</vt:i4>
      </vt:variant>
      <vt:variant>
        <vt:i4>0</vt:i4>
      </vt:variant>
      <vt:variant>
        <vt:i4>5</vt:i4>
      </vt:variant>
      <vt:variant>
        <vt:lpwstr/>
      </vt:variant>
      <vt:variant>
        <vt:lpwstr>_Toc335752088</vt:lpwstr>
      </vt:variant>
      <vt:variant>
        <vt:i4>1638451</vt:i4>
      </vt:variant>
      <vt:variant>
        <vt:i4>164</vt:i4>
      </vt:variant>
      <vt:variant>
        <vt:i4>0</vt:i4>
      </vt:variant>
      <vt:variant>
        <vt:i4>5</vt:i4>
      </vt:variant>
      <vt:variant>
        <vt:lpwstr/>
      </vt:variant>
      <vt:variant>
        <vt:lpwstr>_Toc335752087</vt:lpwstr>
      </vt:variant>
      <vt:variant>
        <vt:i4>1638451</vt:i4>
      </vt:variant>
      <vt:variant>
        <vt:i4>158</vt:i4>
      </vt:variant>
      <vt:variant>
        <vt:i4>0</vt:i4>
      </vt:variant>
      <vt:variant>
        <vt:i4>5</vt:i4>
      </vt:variant>
      <vt:variant>
        <vt:lpwstr/>
      </vt:variant>
      <vt:variant>
        <vt:lpwstr>_Toc335752086</vt:lpwstr>
      </vt:variant>
      <vt:variant>
        <vt:i4>1638451</vt:i4>
      </vt:variant>
      <vt:variant>
        <vt:i4>152</vt:i4>
      </vt:variant>
      <vt:variant>
        <vt:i4>0</vt:i4>
      </vt:variant>
      <vt:variant>
        <vt:i4>5</vt:i4>
      </vt:variant>
      <vt:variant>
        <vt:lpwstr/>
      </vt:variant>
      <vt:variant>
        <vt:lpwstr>_Toc335752085</vt:lpwstr>
      </vt:variant>
      <vt:variant>
        <vt:i4>1638451</vt:i4>
      </vt:variant>
      <vt:variant>
        <vt:i4>146</vt:i4>
      </vt:variant>
      <vt:variant>
        <vt:i4>0</vt:i4>
      </vt:variant>
      <vt:variant>
        <vt:i4>5</vt:i4>
      </vt:variant>
      <vt:variant>
        <vt:lpwstr/>
      </vt:variant>
      <vt:variant>
        <vt:lpwstr>_Toc335752084</vt:lpwstr>
      </vt:variant>
      <vt:variant>
        <vt:i4>1638451</vt:i4>
      </vt:variant>
      <vt:variant>
        <vt:i4>140</vt:i4>
      </vt:variant>
      <vt:variant>
        <vt:i4>0</vt:i4>
      </vt:variant>
      <vt:variant>
        <vt:i4>5</vt:i4>
      </vt:variant>
      <vt:variant>
        <vt:lpwstr/>
      </vt:variant>
      <vt:variant>
        <vt:lpwstr>_Toc335752083</vt:lpwstr>
      </vt:variant>
      <vt:variant>
        <vt:i4>1638451</vt:i4>
      </vt:variant>
      <vt:variant>
        <vt:i4>134</vt:i4>
      </vt:variant>
      <vt:variant>
        <vt:i4>0</vt:i4>
      </vt:variant>
      <vt:variant>
        <vt:i4>5</vt:i4>
      </vt:variant>
      <vt:variant>
        <vt:lpwstr/>
      </vt:variant>
      <vt:variant>
        <vt:lpwstr>_Toc335752082</vt:lpwstr>
      </vt:variant>
      <vt:variant>
        <vt:i4>1638451</vt:i4>
      </vt:variant>
      <vt:variant>
        <vt:i4>128</vt:i4>
      </vt:variant>
      <vt:variant>
        <vt:i4>0</vt:i4>
      </vt:variant>
      <vt:variant>
        <vt:i4>5</vt:i4>
      </vt:variant>
      <vt:variant>
        <vt:lpwstr/>
      </vt:variant>
      <vt:variant>
        <vt:lpwstr>_Toc335752081</vt:lpwstr>
      </vt:variant>
      <vt:variant>
        <vt:i4>1638451</vt:i4>
      </vt:variant>
      <vt:variant>
        <vt:i4>122</vt:i4>
      </vt:variant>
      <vt:variant>
        <vt:i4>0</vt:i4>
      </vt:variant>
      <vt:variant>
        <vt:i4>5</vt:i4>
      </vt:variant>
      <vt:variant>
        <vt:lpwstr/>
      </vt:variant>
      <vt:variant>
        <vt:lpwstr>_Toc335752080</vt:lpwstr>
      </vt:variant>
      <vt:variant>
        <vt:i4>1441843</vt:i4>
      </vt:variant>
      <vt:variant>
        <vt:i4>116</vt:i4>
      </vt:variant>
      <vt:variant>
        <vt:i4>0</vt:i4>
      </vt:variant>
      <vt:variant>
        <vt:i4>5</vt:i4>
      </vt:variant>
      <vt:variant>
        <vt:lpwstr/>
      </vt:variant>
      <vt:variant>
        <vt:lpwstr>_Toc335752079</vt:lpwstr>
      </vt:variant>
      <vt:variant>
        <vt:i4>1441843</vt:i4>
      </vt:variant>
      <vt:variant>
        <vt:i4>110</vt:i4>
      </vt:variant>
      <vt:variant>
        <vt:i4>0</vt:i4>
      </vt:variant>
      <vt:variant>
        <vt:i4>5</vt:i4>
      </vt:variant>
      <vt:variant>
        <vt:lpwstr/>
      </vt:variant>
      <vt:variant>
        <vt:lpwstr>_Toc335752078</vt:lpwstr>
      </vt:variant>
      <vt:variant>
        <vt:i4>1441843</vt:i4>
      </vt:variant>
      <vt:variant>
        <vt:i4>104</vt:i4>
      </vt:variant>
      <vt:variant>
        <vt:i4>0</vt:i4>
      </vt:variant>
      <vt:variant>
        <vt:i4>5</vt:i4>
      </vt:variant>
      <vt:variant>
        <vt:lpwstr/>
      </vt:variant>
      <vt:variant>
        <vt:lpwstr>_Toc335752077</vt:lpwstr>
      </vt:variant>
      <vt:variant>
        <vt:i4>1441843</vt:i4>
      </vt:variant>
      <vt:variant>
        <vt:i4>98</vt:i4>
      </vt:variant>
      <vt:variant>
        <vt:i4>0</vt:i4>
      </vt:variant>
      <vt:variant>
        <vt:i4>5</vt:i4>
      </vt:variant>
      <vt:variant>
        <vt:lpwstr/>
      </vt:variant>
      <vt:variant>
        <vt:lpwstr>_Toc335752076</vt:lpwstr>
      </vt:variant>
      <vt:variant>
        <vt:i4>1441843</vt:i4>
      </vt:variant>
      <vt:variant>
        <vt:i4>92</vt:i4>
      </vt:variant>
      <vt:variant>
        <vt:i4>0</vt:i4>
      </vt:variant>
      <vt:variant>
        <vt:i4>5</vt:i4>
      </vt:variant>
      <vt:variant>
        <vt:lpwstr/>
      </vt:variant>
      <vt:variant>
        <vt:lpwstr>_Toc335752075</vt:lpwstr>
      </vt:variant>
      <vt:variant>
        <vt:i4>1441843</vt:i4>
      </vt:variant>
      <vt:variant>
        <vt:i4>86</vt:i4>
      </vt:variant>
      <vt:variant>
        <vt:i4>0</vt:i4>
      </vt:variant>
      <vt:variant>
        <vt:i4>5</vt:i4>
      </vt:variant>
      <vt:variant>
        <vt:lpwstr/>
      </vt:variant>
      <vt:variant>
        <vt:lpwstr>_Toc335752074</vt:lpwstr>
      </vt:variant>
      <vt:variant>
        <vt:i4>1441843</vt:i4>
      </vt:variant>
      <vt:variant>
        <vt:i4>80</vt:i4>
      </vt:variant>
      <vt:variant>
        <vt:i4>0</vt:i4>
      </vt:variant>
      <vt:variant>
        <vt:i4>5</vt:i4>
      </vt:variant>
      <vt:variant>
        <vt:lpwstr/>
      </vt:variant>
      <vt:variant>
        <vt:lpwstr>_Toc335752073</vt:lpwstr>
      </vt:variant>
      <vt:variant>
        <vt:i4>1441843</vt:i4>
      </vt:variant>
      <vt:variant>
        <vt:i4>74</vt:i4>
      </vt:variant>
      <vt:variant>
        <vt:i4>0</vt:i4>
      </vt:variant>
      <vt:variant>
        <vt:i4>5</vt:i4>
      </vt:variant>
      <vt:variant>
        <vt:lpwstr/>
      </vt:variant>
      <vt:variant>
        <vt:lpwstr>_Toc335752072</vt:lpwstr>
      </vt:variant>
      <vt:variant>
        <vt:i4>1441843</vt:i4>
      </vt:variant>
      <vt:variant>
        <vt:i4>68</vt:i4>
      </vt:variant>
      <vt:variant>
        <vt:i4>0</vt:i4>
      </vt:variant>
      <vt:variant>
        <vt:i4>5</vt:i4>
      </vt:variant>
      <vt:variant>
        <vt:lpwstr/>
      </vt:variant>
      <vt:variant>
        <vt:lpwstr>_Toc335752071</vt:lpwstr>
      </vt:variant>
      <vt:variant>
        <vt:i4>1441843</vt:i4>
      </vt:variant>
      <vt:variant>
        <vt:i4>62</vt:i4>
      </vt:variant>
      <vt:variant>
        <vt:i4>0</vt:i4>
      </vt:variant>
      <vt:variant>
        <vt:i4>5</vt:i4>
      </vt:variant>
      <vt:variant>
        <vt:lpwstr/>
      </vt:variant>
      <vt:variant>
        <vt:lpwstr>_Toc335752070</vt:lpwstr>
      </vt:variant>
      <vt:variant>
        <vt:i4>1507379</vt:i4>
      </vt:variant>
      <vt:variant>
        <vt:i4>56</vt:i4>
      </vt:variant>
      <vt:variant>
        <vt:i4>0</vt:i4>
      </vt:variant>
      <vt:variant>
        <vt:i4>5</vt:i4>
      </vt:variant>
      <vt:variant>
        <vt:lpwstr/>
      </vt:variant>
      <vt:variant>
        <vt:lpwstr>_Toc335752069</vt:lpwstr>
      </vt:variant>
      <vt:variant>
        <vt:i4>1507379</vt:i4>
      </vt:variant>
      <vt:variant>
        <vt:i4>50</vt:i4>
      </vt:variant>
      <vt:variant>
        <vt:i4>0</vt:i4>
      </vt:variant>
      <vt:variant>
        <vt:i4>5</vt:i4>
      </vt:variant>
      <vt:variant>
        <vt:lpwstr/>
      </vt:variant>
      <vt:variant>
        <vt:lpwstr>_Toc335752068</vt:lpwstr>
      </vt:variant>
      <vt:variant>
        <vt:i4>1507379</vt:i4>
      </vt:variant>
      <vt:variant>
        <vt:i4>44</vt:i4>
      </vt:variant>
      <vt:variant>
        <vt:i4>0</vt:i4>
      </vt:variant>
      <vt:variant>
        <vt:i4>5</vt:i4>
      </vt:variant>
      <vt:variant>
        <vt:lpwstr/>
      </vt:variant>
      <vt:variant>
        <vt:lpwstr>_Toc335752067</vt:lpwstr>
      </vt:variant>
      <vt:variant>
        <vt:i4>1507379</vt:i4>
      </vt:variant>
      <vt:variant>
        <vt:i4>38</vt:i4>
      </vt:variant>
      <vt:variant>
        <vt:i4>0</vt:i4>
      </vt:variant>
      <vt:variant>
        <vt:i4>5</vt:i4>
      </vt:variant>
      <vt:variant>
        <vt:lpwstr/>
      </vt:variant>
      <vt:variant>
        <vt:lpwstr>_Toc335752066</vt:lpwstr>
      </vt:variant>
      <vt:variant>
        <vt:i4>1507379</vt:i4>
      </vt:variant>
      <vt:variant>
        <vt:i4>32</vt:i4>
      </vt:variant>
      <vt:variant>
        <vt:i4>0</vt:i4>
      </vt:variant>
      <vt:variant>
        <vt:i4>5</vt:i4>
      </vt:variant>
      <vt:variant>
        <vt:lpwstr/>
      </vt:variant>
      <vt:variant>
        <vt:lpwstr>_Toc335752065</vt:lpwstr>
      </vt:variant>
      <vt:variant>
        <vt:i4>1507379</vt:i4>
      </vt:variant>
      <vt:variant>
        <vt:i4>26</vt:i4>
      </vt:variant>
      <vt:variant>
        <vt:i4>0</vt:i4>
      </vt:variant>
      <vt:variant>
        <vt:i4>5</vt:i4>
      </vt:variant>
      <vt:variant>
        <vt:lpwstr/>
      </vt:variant>
      <vt:variant>
        <vt:lpwstr>_Toc335752064</vt:lpwstr>
      </vt:variant>
      <vt:variant>
        <vt:i4>1507379</vt:i4>
      </vt:variant>
      <vt:variant>
        <vt:i4>20</vt:i4>
      </vt:variant>
      <vt:variant>
        <vt:i4>0</vt:i4>
      </vt:variant>
      <vt:variant>
        <vt:i4>5</vt:i4>
      </vt:variant>
      <vt:variant>
        <vt:lpwstr/>
      </vt:variant>
      <vt:variant>
        <vt:lpwstr>_Toc335752063</vt:lpwstr>
      </vt:variant>
      <vt:variant>
        <vt:i4>1507379</vt:i4>
      </vt:variant>
      <vt:variant>
        <vt:i4>14</vt:i4>
      </vt:variant>
      <vt:variant>
        <vt:i4>0</vt:i4>
      </vt:variant>
      <vt:variant>
        <vt:i4>5</vt:i4>
      </vt:variant>
      <vt:variant>
        <vt:lpwstr/>
      </vt:variant>
      <vt:variant>
        <vt:lpwstr>_Toc335752062</vt:lpwstr>
      </vt:variant>
      <vt:variant>
        <vt:i4>1507379</vt:i4>
      </vt:variant>
      <vt:variant>
        <vt:i4>8</vt:i4>
      </vt:variant>
      <vt:variant>
        <vt:i4>0</vt:i4>
      </vt:variant>
      <vt:variant>
        <vt:i4>5</vt:i4>
      </vt:variant>
      <vt:variant>
        <vt:lpwstr/>
      </vt:variant>
      <vt:variant>
        <vt:lpwstr>_Toc335752061</vt:lpwstr>
      </vt:variant>
      <vt:variant>
        <vt:i4>1507379</vt:i4>
      </vt:variant>
      <vt:variant>
        <vt:i4>2</vt:i4>
      </vt:variant>
      <vt:variant>
        <vt:i4>0</vt:i4>
      </vt:variant>
      <vt:variant>
        <vt:i4>5</vt:i4>
      </vt:variant>
      <vt:variant>
        <vt:lpwstr/>
      </vt:variant>
      <vt:variant>
        <vt:lpwstr>_Toc335752060</vt:lpwstr>
      </vt:variant>
      <vt:variant>
        <vt:i4>6619198</vt:i4>
      </vt:variant>
      <vt:variant>
        <vt:i4>60395</vt:i4>
      </vt:variant>
      <vt:variant>
        <vt:i4>1031</vt:i4>
      </vt:variant>
      <vt:variant>
        <vt:i4>1</vt:i4>
      </vt:variant>
      <vt:variant>
        <vt:lpwstr>cid:_1_06B9229806B771A00050D7478025792C</vt:lpwstr>
      </vt:variant>
      <vt:variant>
        <vt:lpwstr/>
      </vt:variant>
      <vt:variant>
        <vt:i4>3932209</vt:i4>
      </vt:variant>
      <vt:variant>
        <vt:i4>60796</vt:i4>
      </vt:variant>
      <vt:variant>
        <vt:i4>1032</vt:i4>
      </vt:variant>
      <vt:variant>
        <vt:i4>1</vt:i4>
      </vt:variant>
      <vt:variant>
        <vt:lpwstr>cid:_1_077D65EC077D384000536F618025792C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TechNote - New Capital Model Solution v0.6</dc:title>
  <dc:subject>Teammate V10 Upgrade</dc:subject>
  <dc:creator>Arvind.Surani@Prudential.co.uk</dc:creator>
  <cp:lastModifiedBy>Sridhar, Narasimha</cp:lastModifiedBy>
  <cp:revision>243</cp:revision>
  <cp:lastPrinted>2019-04-15T12:57:00Z</cp:lastPrinted>
  <dcterms:created xsi:type="dcterms:W3CDTF">2018-12-11T16:01:00Z</dcterms:created>
  <dcterms:modified xsi:type="dcterms:W3CDTF">2022-02-16T14:36:00Z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0x0101008D941F181984D44DB0904B3B003DA66B</vt:lpwstr>
  </property>
  <property fmtid="{D5CDD505-2E9C-101B-9397-08002B2CF9AE}" pid="3" name="_dlc_DocIdItemGuid">
    <vt:lpwstr>42713d59-2e41-4115-8552-7ac10adccc4b</vt:lpwstr>
  </property>
  <property fmtid="{D5CDD505-2E9C-101B-9397-08002B2CF9AE}" pid="4" name="GHOITClassification">
    <vt:lpwstr>173;#Restricted|8b1ca9a6-b991-4c36-9041-e4875238a0d8</vt:lpwstr>
  </property>
  <property fmtid="{D5CDD505-2E9C-101B-9397-08002B2CF9AE}" pid="5" name="GHOITTeam">
    <vt:lpwstr>259;#Architecture|288025e1-f572-4004-b048-2c4a6bc74301</vt:lpwstr>
  </property>
  <property fmtid="{D5CDD505-2E9C-101B-9397-08002B2CF9AE}" pid="6" name="GHOITApplication">
    <vt:lpwstr>235;#Solvency II|42938e2a-11c0-4d64-a9de-f97734a6a742</vt:lpwstr>
  </property>
  <property fmtid="{D5CDD505-2E9C-101B-9397-08002B2CF9AE}" pid="7" name="GHOITDocumentType">
    <vt:lpwstr>258;#Technote|a925d851-8d3b-4980-9901-ba7f46394261</vt:lpwstr>
  </property>
  <property fmtid="{D5CDD505-2E9C-101B-9397-08002B2CF9AE}" pid="8" name="GHOITStatus">
    <vt:lpwstr>174;#Draft|6a38913c-34ad-438c-a932-38471176af0a</vt:lpwstr>
  </property>
  <property fmtid="{D5CDD505-2E9C-101B-9397-08002B2CF9AE}" pid="9" name="Order">
    <vt:r8>263700</vt:r8>
  </property>
  <property fmtid="{D5CDD505-2E9C-101B-9397-08002B2CF9AE}" pid="10" name="xd_ProgID">
    <vt:lpwstr/>
  </property>
  <property fmtid="{D5CDD505-2E9C-101B-9397-08002B2CF9AE}" pid="11" name="ComplianceAssetId">
    <vt:lpwstr/>
  </property>
  <property fmtid="{D5CDD505-2E9C-101B-9397-08002B2CF9AE}" pid="12" name="TemplateUrl">
    <vt:lpwstr/>
  </property>
  <property fmtid="{D5CDD505-2E9C-101B-9397-08002B2CF9AE}" pid="13" name="DLCPolicyLabelLock">
    <vt:lpwstr/>
  </property>
  <property fmtid="{D5CDD505-2E9C-101B-9397-08002B2CF9AE}" pid="14" name="DLCPolicyLabelValue">
    <vt:lpwstr/>
  </property>
  <property fmtid="{D5CDD505-2E9C-101B-9397-08002B2CF9AE}" pid="15" name="DLCPolicyLabelClientValue">
    <vt:lpwstr/>
  </property>
  <property fmtid="{D5CDD505-2E9C-101B-9397-08002B2CF9AE}" pid="16" name="MSIP_Label_efead094-560e-463c-bb19-c3c75b05d1f6_Enabled">
    <vt:lpwstr>true</vt:lpwstr>
  </property>
  <property fmtid="{D5CDD505-2E9C-101B-9397-08002B2CF9AE}" pid="17" name="MSIP_Label_efead094-560e-463c-bb19-c3c75b05d1f6_SetDate">
    <vt:lpwstr>2021-07-01T22:46:35Z</vt:lpwstr>
  </property>
  <property fmtid="{D5CDD505-2E9C-101B-9397-08002B2CF9AE}" pid="18" name="MSIP_Label_efead094-560e-463c-bb19-c3c75b05d1f6_Method">
    <vt:lpwstr>Standard</vt:lpwstr>
  </property>
  <property fmtid="{D5CDD505-2E9C-101B-9397-08002B2CF9AE}" pid="19" name="MSIP_Label_efead094-560e-463c-bb19-c3c75b05d1f6_Name">
    <vt:lpwstr>Restricted(PRU)</vt:lpwstr>
  </property>
  <property fmtid="{D5CDD505-2E9C-101B-9397-08002B2CF9AE}" pid="20" name="MSIP_Label_efead094-560e-463c-bb19-c3c75b05d1f6_SiteId">
    <vt:lpwstr>7007305e-2664-4e6b-b9a4-c4d5ccfd1524</vt:lpwstr>
  </property>
  <property fmtid="{D5CDD505-2E9C-101B-9397-08002B2CF9AE}" pid="21" name="MSIP_Label_efead094-560e-463c-bb19-c3c75b05d1f6_ActionId">
    <vt:lpwstr>4b0e62f1-5010-422d-b1ed-df0fe64ec9e9</vt:lpwstr>
  </property>
  <property fmtid="{D5CDD505-2E9C-101B-9397-08002B2CF9AE}" pid="22" name="MSIP_Label_efead094-560e-463c-bb19-c3c75b05d1f6_ContentBits">
    <vt:lpwstr>0</vt:lpwstr>
  </property>
  <property fmtid="{D5CDD505-2E9C-101B-9397-08002B2CF9AE}" pid="23" name="_ExtendedDescription">
    <vt:lpwstr/>
  </property>
</Properties>
</file>